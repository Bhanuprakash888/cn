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E46AA" w14:textId="77777777" w:rsidR="006E5767" w:rsidRDefault="006E5767" w:rsidP="006E5767">
      <w:pPr>
        <w:spacing w:after="0" w:line="240" w:lineRule="auto"/>
        <w:jc w:val="center"/>
        <w:rPr>
          <w:rFonts w:ascii="Times New Roman" w:hAnsi="Times New Roman" w:cs="Times New Roman"/>
          <w:b/>
          <w:sz w:val="32"/>
          <w:szCs w:val="24"/>
        </w:rPr>
      </w:pPr>
    </w:p>
    <w:p w14:paraId="05D9BDB4" w14:textId="77777777" w:rsidR="006E5767" w:rsidRPr="00B01EC4" w:rsidRDefault="006E5767" w:rsidP="006E5767">
      <w:pPr>
        <w:spacing w:after="0" w:line="240" w:lineRule="auto"/>
        <w:jc w:val="center"/>
        <w:rPr>
          <w:rFonts w:ascii="Times New Roman" w:hAnsi="Times New Roman" w:cs="Times New Roman"/>
          <w:b/>
          <w:sz w:val="34"/>
        </w:rPr>
      </w:pPr>
      <w:r w:rsidRPr="00B01EC4">
        <w:rPr>
          <w:noProof/>
          <w:sz w:val="28"/>
          <w:szCs w:val="24"/>
          <w:lang w:val="en-IN" w:eastAsia="en-IN"/>
        </w:rPr>
        <w:drawing>
          <wp:anchor distT="0" distB="0" distL="114300" distR="114300" simplePos="0" relativeHeight="251659264" behindDoc="0" locked="0" layoutInCell="1" allowOverlap="1" wp14:anchorId="1328315C" wp14:editId="07FA47E1">
            <wp:simplePos x="0" y="0"/>
            <wp:positionH relativeFrom="column">
              <wp:posOffset>-448310</wp:posOffset>
            </wp:positionH>
            <wp:positionV relativeFrom="paragraph">
              <wp:posOffset>103505</wp:posOffset>
            </wp:positionV>
            <wp:extent cx="809625" cy="830580"/>
            <wp:effectExtent l="0" t="0" r="9525" b="7620"/>
            <wp:wrapNone/>
            <wp:docPr id="3" name="Picture 3" descr="C:\$Recycle.Bin\S-1-5-21-3117943759-1679709980-1279814671-1003\$RPUP6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cycle.Bin\S-1-5-21-3117943759-1679709980-1279814671-1003\$RPUP6S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9625"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EC4">
        <w:rPr>
          <w:rFonts w:ascii="Times New Roman" w:hAnsi="Times New Roman" w:cs="Times New Roman"/>
          <w:b/>
          <w:sz w:val="36"/>
          <w:szCs w:val="24"/>
        </w:rPr>
        <w:t>CAMBRIDGE INSTITUTE OF TECHNOLOGY</w:t>
      </w:r>
    </w:p>
    <w:p w14:paraId="0D4F62FB" w14:textId="77777777" w:rsidR="006E5767" w:rsidRDefault="006E5767" w:rsidP="006E5767">
      <w:pPr>
        <w:spacing w:after="0" w:line="240" w:lineRule="auto"/>
        <w:ind w:left="360"/>
        <w:jc w:val="center"/>
        <w:rPr>
          <w:rFonts w:ascii="Times New Roman" w:hAnsi="Times New Roman" w:cs="Times New Roman"/>
          <w:bCs/>
          <w:sz w:val="20"/>
          <w:szCs w:val="18"/>
        </w:rPr>
      </w:pPr>
      <w:r w:rsidRPr="0099122E">
        <w:rPr>
          <w:rFonts w:ascii="Times New Roman" w:hAnsi="Times New Roman" w:cs="Times New Roman"/>
          <w:bCs/>
          <w:sz w:val="20"/>
          <w:szCs w:val="18"/>
        </w:rPr>
        <w:t>K</w:t>
      </w:r>
      <w:r>
        <w:rPr>
          <w:rFonts w:ascii="Times New Roman" w:hAnsi="Times New Roman" w:cs="Times New Roman"/>
          <w:bCs/>
          <w:sz w:val="20"/>
          <w:szCs w:val="18"/>
        </w:rPr>
        <w:t>.</w:t>
      </w:r>
      <w:r w:rsidRPr="0099122E">
        <w:rPr>
          <w:rFonts w:ascii="Times New Roman" w:hAnsi="Times New Roman" w:cs="Times New Roman"/>
          <w:bCs/>
          <w:sz w:val="20"/>
          <w:szCs w:val="18"/>
        </w:rPr>
        <w:t>R</w:t>
      </w:r>
      <w:r>
        <w:rPr>
          <w:rFonts w:ascii="Times New Roman" w:hAnsi="Times New Roman" w:cs="Times New Roman"/>
          <w:bCs/>
          <w:sz w:val="20"/>
          <w:szCs w:val="18"/>
        </w:rPr>
        <w:t>. PURAM, BENGALURU-560036</w:t>
      </w:r>
    </w:p>
    <w:p w14:paraId="399500B0" w14:textId="77777777" w:rsidR="006E5767" w:rsidRPr="0099122E" w:rsidRDefault="006E5767" w:rsidP="006E5767">
      <w:pPr>
        <w:spacing w:after="0" w:line="240" w:lineRule="auto"/>
        <w:ind w:left="360"/>
        <w:jc w:val="center"/>
        <w:rPr>
          <w:rFonts w:ascii="Times New Roman" w:hAnsi="Times New Roman" w:cs="Times New Roman"/>
          <w:bCs/>
          <w:sz w:val="20"/>
          <w:szCs w:val="18"/>
        </w:rPr>
      </w:pPr>
    </w:p>
    <w:p w14:paraId="2448410C" w14:textId="77777777" w:rsidR="006E5767" w:rsidRDefault="006E5767" w:rsidP="006E5767">
      <w:pPr>
        <w:jc w:val="center"/>
        <w:rPr>
          <w:rFonts w:ascii="Times New Roman" w:hAnsi="Times New Roman" w:cs="Times New Roman"/>
          <w:b/>
          <w:sz w:val="28"/>
        </w:rPr>
      </w:pPr>
      <w:r>
        <w:rPr>
          <w:rFonts w:ascii="Times New Roman" w:hAnsi="Times New Roman" w:cs="Times New Roman"/>
          <w:b/>
          <w:sz w:val="28"/>
        </w:rPr>
        <w:t>Department of Computer Science and Engineering</w:t>
      </w:r>
    </w:p>
    <w:p w14:paraId="02F42C6D" w14:textId="77777777" w:rsidR="006E5767" w:rsidRDefault="006E5767" w:rsidP="006E5767">
      <w:pPr>
        <w:jc w:val="center"/>
        <w:rPr>
          <w:rFonts w:ascii="Times New Roman" w:hAnsi="Times New Roman" w:cs="Times New Roman"/>
          <w:b/>
          <w:sz w:val="28"/>
          <w:szCs w:val="28"/>
        </w:rPr>
      </w:pPr>
      <w:r>
        <w:rPr>
          <w:rFonts w:ascii="Times New Roman" w:hAnsi="Times New Roman" w:cs="Times New Roman"/>
          <w:b/>
          <w:sz w:val="28"/>
        </w:rPr>
        <w:t>Computer Networks Laboratory Manual</w:t>
      </w:r>
    </w:p>
    <w:p w14:paraId="6C58F483" w14:textId="77777777" w:rsidR="006E5767" w:rsidRDefault="006E5767" w:rsidP="006E5767"/>
    <w:p w14:paraId="2BA93829" w14:textId="77777777" w:rsidR="006E5767" w:rsidRDefault="006E5767" w:rsidP="006E5767"/>
    <w:p w14:paraId="15DC3CF6" w14:textId="77777777" w:rsidR="006E5767" w:rsidRDefault="006E5767" w:rsidP="006E5767"/>
    <w:p w14:paraId="3D1B6875" w14:textId="77777777" w:rsidR="006E5767" w:rsidRDefault="006E5767" w:rsidP="006E5767"/>
    <w:p w14:paraId="5F832818" w14:textId="77777777" w:rsidR="006E5767" w:rsidRDefault="006E5767" w:rsidP="006E5767"/>
    <w:p w14:paraId="45A60785" w14:textId="77777777" w:rsidR="006E5767" w:rsidRDefault="006E5767" w:rsidP="006E5767"/>
    <w:p w14:paraId="0D7B5B40" w14:textId="77777777" w:rsidR="006E5767" w:rsidRDefault="006E5767" w:rsidP="006E5767"/>
    <w:p w14:paraId="5068693C" w14:textId="77777777" w:rsidR="006E5767" w:rsidRDefault="006E5767" w:rsidP="006E5767"/>
    <w:p w14:paraId="509A0B79" w14:textId="77777777" w:rsidR="006E5767" w:rsidRDefault="006E5767" w:rsidP="006E5767"/>
    <w:p w14:paraId="40B6F148" w14:textId="77777777" w:rsidR="006E5767" w:rsidRDefault="006E5767" w:rsidP="006E5767">
      <w:pPr>
        <w:jc w:val="center"/>
      </w:pPr>
      <w:r>
        <w:t>Prepared By</w:t>
      </w:r>
    </w:p>
    <w:p w14:paraId="45532635" w14:textId="777F98EE" w:rsidR="006E5767" w:rsidRDefault="00D64AA7" w:rsidP="006E5767">
      <w:pPr>
        <w:jc w:val="center"/>
      </w:pPr>
      <w:r>
        <w:t>Dr. Josephine Prem Kumar, Prof. CSE</w:t>
      </w:r>
    </w:p>
    <w:p w14:paraId="21ED8AEF" w14:textId="18362648" w:rsidR="006E5767" w:rsidRDefault="00D64AA7" w:rsidP="006E5767">
      <w:pPr>
        <w:jc w:val="center"/>
      </w:pPr>
      <w:r>
        <w:t>Prof. Subhashini, Asst. Prof. CSE</w:t>
      </w:r>
    </w:p>
    <w:p w14:paraId="7067651B" w14:textId="49CFEC69" w:rsidR="00D64AA7" w:rsidRDefault="00D64AA7" w:rsidP="006E5767">
      <w:pPr>
        <w:jc w:val="center"/>
      </w:pPr>
      <w:r>
        <w:t>Prof. Shilpa V., Asst. Prof. CSE</w:t>
      </w:r>
    </w:p>
    <w:p w14:paraId="30F7B7D6" w14:textId="77777777" w:rsidR="006E5767" w:rsidRDefault="006E5767" w:rsidP="006E5767">
      <w:pPr>
        <w:jc w:val="center"/>
      </w:pPr>
      <w:r>
        <w:t>Department OF CSE</w:t>
      </w:r>
    </w:p>
    <w:p w14:paraId="2A544B62" w14:textId="77777777" w:rsidR="006E5767" w:rsidRDefault="006E5767" w:rsidP="006E5767">
      <w:pPr>
        <w:jc w:val="center"/>
      </w:pPr>
    </w:p>
    <w:p w14:paraId="7EDCC2BE" w14:textId="77777777" w:rsidR="006E5767" w:rsidRDefault="006E5767" w:rsidP="006E5767"/>
    <w:p w14:paraId="7627F28C" w14:textId="77777777" w:rsidR="006E5767" w:rsidRDefault="006E5767" w:rsidP="006E5767"/>
    <w:p w14:paraId="7590EB0E" w14:textId="77777777" w:rsidR="006E5767" w:rsidRDefault="006E5767" w:rsidP="006E5767"/>
    <w:p w14:paraId="53965E36" w14:textId="77777777" w:rsidR="006E5767" w:rsidRDefault="006E5767" w:rsidP="006E5767"/>
    <w:p w14:paraId="4AA92DA2" w14:textId="77777777" w:rsidR="006E5767" w:rsidRDefault="006E5767" w:rsidP="006E5767"/>
    <w:p w14:paraId="57488EE5" w14:textId="77777777" w:rsidR="006E5767" w:rsidRDefault="006E5767" w:rsidP="006E5767"/>
    <w:p w14:paraId="159EC860" w14:textId="77777777" w:rsidR="006E5767" w:rsidRDefault="006E5767" w:rsidP="006E5767"/>
    <w:p w14:paraId="0779D4E8" w14:textId="77777777" w:rsidR="006E5767" w:rsidRDefault="006E5767" w:rsidP="006E5767"/>
    <w:p w14:paraId="67E98D70" w14:textId="77777777" w:rsidR="006E5767" w:rsidRDefault="006E5767" w:rsidP="006E5767"/>
    <w:p w14:paraId="05E3F4A2" w14:textId="77777777" w:rsidR="006E5767" w:rsidRDefault="006E5767" w:rsidP="006E5767"/>
    <w:p w14:paraId="152C9065" w14:textId="77777777" w:rsidR="006E5767" w:rsidRDefault="006E5767" w:rsidP="006E5767"/>
    <w:p w14:paraId="0C43F12B" w14:textId="77777777" w:rsid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Style w:val="Strong"/>
          <w:rFonts w:ascii="Helvetica" w:hAnsi="Helvetica"/>
          <w:color w:val="2D3B45"/>
          <w:sz w:val="21"/>
          <w:szCs w:val="21"/>
        </w:rPr>
        <w:t>Laboratory Outcomes:</w:t>
      </w:r>
    </w:p>
    <w:p w14:paraId="2587AD87" w14:textId="77777777" w:rsid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The student should be able to:</w:t>
      </w:r>
    </w:p>
    <w:p w14:paraId="6118E2A4" w14:textId="77777777" w:rsid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 Analyze and Compare various networking protocols.</w:t>
      </w:r>
    </w:p>
    <w:p w14:paraId="12BB9C2D" w14:textId="77777777" w:rsid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 Demonstrate the working of different concepts of networking.</w:t>
      </w:r>
    </w:p>
    <w:p w14:paraId="426321B8"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 Implement, analyze and evaluate networking protocols in NS2 / NS3 and JAVA programming language</w:t>
      </w:r>
    </w:p>
    <w:p w14:paraId="70117299" w14:textId="77777777" w:rsidR="006E5767" w:rsidRDefault="006E5767" w:rsidP="006E5767"/>
    <w:tbl>
      <w:tblPr>
        <w:tblStyle w:val="TableGrid"/>
        <w:tblW w:w="0" w:type="auto"/>
        <w:tblLook w:val="04A0" w:firstRow="1" w:lastRow="0" w:firstColumn="1" w:lastColumn="0" w:noHBand="0" w:noVBand="1"/>
      </w:tblPr>
      <w:tblGrid>
        <w:gridCol w:w="950"/>
        <w:gridCol w:w="8066"/>
      </w:tblGrid>
      <w:tr w:rsidR="006E5767" w14:paraId="78CE2C04" w14:textId="77777777" w:rsidTr="006E5767">
        <w:tc>
          <w:tcPr>
            <w:tcW w:w="959" w:type="dxa"/>
          </w:tcPr>
          <w:p w14:paraId="686640DB" w14:textId="77777777" w:rsidR="006E5767" w:rsidRDefault="006E5767" w:rsidP="006E5767">
            <w:r>
              <w:t>Sl.No</w:t>
            </w:r>
          </w:p>
        </w:tc>
        <w:tc>
          <w:tcPr>
            <w:tcW w:w="8283" w:type="dxa"/>
          </w:tcPr>
          <w:p w14:paraId="35D2F357" w14:textId="77777777" w:rsidR="006E5767" w:rsidRDefault="006E5767" w:rsidP="006E5767">
            <w:r>
              <w:t>Program List (PART A)</w:t>
            </w:r>
          </w:p>
        </w:tc>
      </w:tr>
      <w:tr w:rsidR="006E5767" w14:paraId="5C9893F4" w14:textId="77777777" w:rsidTr="006E5767">
        <w:tc>
          <w:tcPr>
            <w:tcW w:w="959" w:type="dxa"/>
          </w:tcPr>
          <w:p w14:paraId="187B865F" w14:textId="77777777" w:rsidR="006E5767" w:rsidRDefault="006E5767" w:rsidP="006E5767">
            <w:pPr>
              <w:pStyle w:val="ListParagraph"/>
              <w:numPr>
                <w:ilvl w:val="0"/>
                <w:numId w:val="1"/>
              </w:numPr>
            </w:pPr>
          </w:p>
        </w:tc>
        <w:tc>
          <w:tcPr>
            <w:tcW w:w="8283" w:type="dxa"/>
          </w:tcPr>
          <w:p w14:paraId="55DEBA29" w14:textId="77777777" w:rsidR="006E5767" w:rsidRDefault="006E5767" w:rsidP="006E5767">
            <w:r>
              <w:rPr>
                <w:rFonts w:ascii="Helvetica" w:hAnsi="Helvetica"/>
                <w:color w:val="2D3B45"/>
                <w:sz w:val="21"/>
                <w:szCs w:val="21"/>
                <w:shd w:val="clear" w:color="auto" w:fill="FFFFFF"/>
              </w:rPr>
              <w:t> Implement three nodes point – to – point network with duplex links between them. Set the queue size, vary the bandwidth and find the number of packets dropped.</w:t>
            </w:r>
          </w:p>
        </w:tc>
      </w:tr>
      <w:tr w:rsidR="006E5767" w14:paraId="7F0067FD" w14:textId="77777777" w:rsidTr="006E5767">
        <w:tc>
          <w:tcPr>
            <w:tcW w:w="959" w:type="dxa"/>
          </w:tcPr>
          <w:p w14:paraId="6470E868" w14:textId="77777777" w:rsidR="006E5767" w:rsidRDefault="006E5767" w:rsidP="006E5767">
            <w:r>
              <w:t>2.</w:t>
            </w:r>
          </w:p>
        </w:tc>
        <w:tc>
          <w:tcPr>
            <w:tcW w:w="8283" w:type="dxa"/>
          </w:tcPr>
          <w:p w14:paraId="5A90C5C8"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Implement transmission of ping messages/trace route over a network topology consisting of 6 nodes and find the number of packets dropped due to congestion.</w:t>
            </w:r>
          </w:p>
        </w:tc>
      </w:tr>
      <w:tr w:rsidR="006E5767" w14:paraId="5A7FF0FD" w14:textId="77777777" w:rsidTr="006E5767">
        <w:tc>
          <w:tcPr>
            <w:tcW w:w="959" w:type="dxa"/>
          </w:tcPr>
          <w:p w14:paraId="4DA2490C" w14:textId="77777777" w:rsidR="006E5767" w:rsidRDefault="006E5767" w:rsidP="006E5767">
            <w:r>
              <w:t>3.</w:t>
            </w:r>
          </w:p>
        </w:tc>
        <w:tc>
          <w:tcPr>
            <w:tcW w:w="8283" w:type="dxa"/>
          </w:tcPr>
          <w:p w14:paraId="65D9402D"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Implement an Ethernet LAN using n nodes and set multiple traffic nodes and plot congestion window for different source / destination.</w:t>
            </w:r>
          </w:p>
        </w:tc>
      </w:tr>
      <w:tr w:rsidR="006E5767" w14:paraId="2ECDA7A8" w14:textId="77777777" w:rsidTr="006E5767">
        <w:tc>
          <w:tcPr>
            <w:tcW w:w="959" w:type="dxa"/>
          </w:tcPr>
          <w:p w14:paraId="794CF04D" w14:textId="77777777" w:rsidR="006E5767" w:rsidRDefault="006E5767" w:rsidP="006E5767">
            <w:r>
              <w:t>4.</w:t>
            </w:r>
          </w:p>
        </w:tc>
        <w:tc>
          <w:tcPr>
            <w:tcW w:w="8283" w:type="dxa"/>
          </w:tcPr>
          <w:p w14:paraId="17ABA460"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 Implement simple ESS and with transmitting nodes in wire-less LAN by simulation and determine the performance with respect to transmission of packets.</w:t>
            </w:r>
          </w:p>
        </w:tc>
      </w:tr>
      <w:tr w:rsidR="006E5767" w14:paraId="16BA9810" w14:textId="77777777" w:rsidTr="006E5767">
        <w:tc>
          <w:tcPr>
            <w:tcW w:w="959" w:type="dxa"/>
          </w:tcPr>
          <w:p w14:paraId="22A59506" w14:textId="77777777" w:rsidR="006E5767" w:rsidRDefault="006E5767" w:rsidP="006E5767">
            <w:r>
              <w:t xml:space="preserve">5. </w:t>
            </w:r>
          </w:p>
        </w:tc>
        <w:tc>
          <w:tcPr>
            <w:tcW w:w="8283" w:type="dxa"/>
          </w:tcPr>
          <w:p w14:paraId="4552DB79"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Implement and study the performance of GSM on NS2/NS3 (Using MAC layer) or equivalent environment.</w:t>
            </w:r>
          </w:p>
        </w:tc>
      </w:tr>
      <w:tr w:rsidR="006E5767" w14:paraId="4228C579" w14:textId="77777777" w:rsidTr="006E5767">
        <w:tc>
          <w:tcPr>
            <w:tcW w:w="959" w:type="dxa"/>
          </w:tcPr>
          <w:p w14:paraId="0F684EE5" w14:textId="77777777" w:rsidR="006E5767" w:rsidRDefault="006E5767" w:rsidP="006E5767">
            <w:r>
              <w:t>6.</w:t>
            </w:r>
          </w:p>
        </w:tc>
        <w:tc>
          <w:tcPr>
            <w:tcW w:w="8283" w:type="dxa"/>
          </w:tcPr>
          <w:p w14:paraId="2FA759B2"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Implement and study the performance of CDMA on NS2/NS3 (Using stack called Call net) or equivalent environment</w:t>
            </w:r>
          </w:p>
        </w:tc>
      </w:tr>
    </w:tbl>
    <w:p w14:paraId="312C9B8F" w14:textId="77777777" w:rsidR="006E5767" w:rsidRDefault="006E5767" w:rsidP="006E5767"/>
    <w:tbl>
      <w:tblPr>
        <w:tblStyle w:val="TableGrid"/>
        <w:tblW w:w="0" w:type="auto"/>
        <w:tblLook w:val="04A0" w:firstRow="1" w:lastRow="0" w:firstColumn="1" w:lastColumn="0" w:noHBand="0" w:noVBand="1"/>
      </w:tblPr>
      <w:tblGrid>
        <w:gridCol w:w="950"/>
        <w:gridCol w:w="8066"/>
      </w:tblGrid>
      <w:tr w:rsidR="006E5767" w14:paraId="3FE91388" w14:textId="77777777" w:rsidTr="007A4AC8">
        <w:tc>
          <w:tcPr>
            <w:tcW w:w="959" w:type="dxa"/>
          </w:tcPr>
          <w:p w14:paraId="1758864F" w14:textId="77777777" w:rsidR="006E5767" w:rsidRDefault="006E5767" w:rsidP="007A4AC8">
            <w:r>
              <w:t>Sl.No</w:t>
            </w:r>
          </w:p>
        </w:tc>
        <w:tc>
          <w:tcPr>
            <w:tcW w:w="8283" w:type="dxa"/>
          </w:tcPr>
          <w:p w14:paraId="3A253182" w14:textId="77777777" w:rsidR="006E5767" w:rsidRDefault="006E5767" w:rsidP="007A4AC8">
            <w:r>
              <w:t>Program List (PART B)</w:t>
            </w:r>
          </w:p>
        </w:tc>
      </w:tr>
      <w:tr w:rsidR="006E5767" w14:paraId="188666AC" w14:textId="77777777" w:rsidTr="007A4AC8">
        <w:tc>
          <w:tcPr>
            <w:tcW w:w="959" w:type="dxa"/>
          </w:tcPr>
          <w:p w14:paraId="6B9F10EF" w14:textId="77777777" w:rsidR="006E5767" w:rsidRDefault="006E5767" w:rsidP="006E5767">
            <w:pPr>
              <w:pStyle w:val="ListParagraph"/>
              <w:ind w:left="0"/>
            </w:pPr>
            <w:r>
              <w:t>7.</w:t>
            </w:r>
          </w:p>
        </w:tc>
        <w:tc>
          <w:tcPr>
            <w:tcW w:w="8283" w:type="dxa"/>
          </w:tcPr>
          <w:p w14:paraId="50599A6F"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shd w:val="clear" w:color="auto" w:fill="FFFFFF"/>
              </w:rPr>
              <w:t> </w:t>
            </w:r>
            <w:r>
              <w:rPr>
                <w:rFonts w:ascii="Helvetica" w:hAnsi="Helvetica"/>
                <w:color w:val="2D3B45"/>
                <w:sz w:val="21"/>
                <w:szCs w:val="21"/>
              </w:rPr>
              <w:t>Write a program for error detecting code using CRC-CCITT (16- bits).</w:t>
            </w:r>
          </w:p>
        </w:tc>
      </w:tr>
      <w:tr w:rsidR="006E5767" w14:paraId="51ACDE38" w14:textId="77777777" w:rsidTr="007A4AC8">
        <w:tc>
          <w:tcPr>
            <w:tcW w:w="959" w:type="dxa"/>
          </w:tcPr>
          <w:p w14:paraId="771D9FDC" w14:textId="77777777" w:rsidR="006E5767" w:rsidRDefault="006E5767" w:rsidP="007A4AC8">
            <w:r>
              <w:t>8.</w:t>
            </w:r>
          </w:p>
        </w:tc>
        <w:tc>
          <w:tcPr>
            <w:tcW w:w="8283" w:type="dxa"/>
          </w:tcPr>
          <w:p w14:paraId="468AB0C9" w14:textId="0A8817EF"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Write a program to find the shortest path between vertices using bellman-ford algorithm.</w:t>
            </w:r>
          </w:p>
        </w:tc>
      </w:tr>
      <w:tr w:rsidR="006E5767" w14:paraId="6D792B2D" w14:textId="77777777" w:rsidTr="007A4AC8">
        <w:tc>
          <w:tcPr>
            <w:tcW w:w="959" w:type="dxa"/>
          </w:tcPr>
          <w:p w14:paraId="6FD5E3F5" w14:textId="77777777" w:rsidR="006E5767" w:rsidRDefault="006E5767" w:rsidP="007A4AC8">
            <w:r>
              <w:t>9.</w:t>
            </w:r>
          </w:p>
        </w:tc>
        <w:tc>
          <w:tcPr>
            <w:tcW w:w="8283" w:type="dxa"/>
          </w:tcPr>
          <w:p w14:paraId="7B971121"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Using TCP/IP sockets, write a client – server program to make the client send the file name and to make the server send back the contents of the requested file if present.</w:t>
            </w:r>
          </w:p>
        </w:tc>
      </w:tr>
      <w:tr w:rsidR="006E5767" w14:paraId="194789C4" w14:textId="77777777" w:rsidTr="007A4AC8">
        <w:tc>
          <w:tcPr>
            <w:tcW w:w="959" w:type="dxa"/>
          </w:tcPr>
          <w:p w14:paraId="5C7A57DB" w14:textId="77777777" w:rsidR="006E5767" w:rsidRDefault="006E5767" w:rsidP="007A4AC8">
            <w:r>
              <w:t>10.</w:t>
            </w:r>
          </w:p>
        </w:tc>
        <w:tc>
          <w:tcPr>
            <w:tcW w:w="8283" w:type="dxa"/>
          </w:tcPr>
          <w:p w14:paraId="5C8945CC" w14:textId="77777777" w:rsidR="006E5767" w:rsidRPr="006E5767" w:rsidRDefault="006E5767" w:rsidP="006E5767">
            <w:pPr>
              <w:pStyle w:val="NormalWeb"/>
              <w:shd w:val="clear" w:color="auto" w:fill="FFFFFF"/>
              <w:spacing w:before="180" w:beforeAutospacing="0" w:after="180" w:afterAutospacing="0"/>
              <w:rPr>
                <w:rFonts w:ascii="Helvetica" w:hAnsi="Helvetica"/>
                <w:color w:val="2D3B45"/>
                <w:sz w:val="21"/>
                <w:szCs w:val="21"/>
              </w:rPr>
            </w:pPr>
            <w:r>
              <w:rPr>
                <w:rFonts w:ascii="Helvetica" w:hAnsi="Helvetica"/>
                <w:color w:val="2D3B45"/>
                <w:sz w:val="21"/>
                <w:szCs w:val="21"/>
              </w:rPr>
              <w:t>Write a program on datagram socket for client/server to display the messages on client side, typed at the server side.</w:t>
            </w:r>
          </w:p>
        </w:tc>
      </w:tr>
      <w:tr w:rsidR="006E5767" w14:paraId="42731705" w14:textId="77777777" w:rsidTr="007A4AC8">
        <w:tc>
          <w:tcPr>
            <w:tcW w:w="959" w:type="dxa"/>
          </w:tcPr>
          <w:p w14:paraId="687CD1D5" w14:textId="77777777" w:rsidR="006E5767" w:rsidRDefault="006E5767" w:rsidP="007A4AC8">
            <w:r>
              <w:t>11.</w:t>
            </w:r>
          </w:p>
        </w:tc>
        <w:tc>
          <w:tcPr>
            <w:tcW w:w="8283" w:type="dxa"/>
          </w:tcPr>
          <w:p w14:paraId="178AC9F9" w14:textId="77777777" w:rsidR="006E5767" w:rsidRDefault="006E5767" w:rsidP="007A4AC8">
            <w:r>
              <w:rPr>
                <w:rFonts w:ascii="Helvetica" w:hAnsi="Helvetica"/>
                <w:color w:val="2D3B45"/>
                <w:sz w:val="21"/>
                <w:szCs w:val="21"/>
              </w:rPr>
              <w:t>Write a program for simple RSA algorithm to encrypt and decrypt the data.</w:t>
            </w:r>
          </w:p>
        </w:tc>
      </w:tr>
      <w:tr w:rsidR="006E5767" w14:paraId="7E6F0662" w14:textId="77777777" w:rsidTr="007A4AC8">
        <w:tc>
          <w:tcPr>
            <w:tcW w:w="959" w:type="dxa"/>
          </w:tcPr>
          <w:p w14:paraId="5446F22F" w14:textId="77777777" w:rsidR="006E5767" w:rsidRDefault="006E5767" w:rsidP="007A4AC8">
            <w:r>
              <w:t>12.</w:t>
            </w:r>
          </w:p>
        </w:tc>
        <w:tc>
          <w:tcPr>
            <w:tcW w:w="8283" w:type="dxa"/>
          </w:tcPr>
          <w:p w14:paraId="40C5C6F9" w14:textId="77777777" w:rsidR="006E5767" w:rsidRDefault="006E5767" w:rsidP="007A4AC8">
            <w:r>
              <w:rPr>
                <w:rFonts w:ascii="Helvetica" w:hAnsi="Helvetica"/>
                <w:color w:val="2D3B45"/>
                <w:sz w:val="21"/>
                <w:szCs w:val="21"/>
              </w:rPr>
              <w:t>Write a program for congestion control using leaky bucket algorithm.</w:t>
            </w:r>
          </w:p>
        </w:tc>
      </w:tr>
    </w:tbl>
    <w:p w14:paraId="0454EC32" w14:textId="77777777" w:rsidR="006E5767" w:rsidRDefault="006E5767" w:rsidP="006E5767"/>
    <w:p w14:paraId="1BBC147F" w14:textId="77777777" w:rsidR="00C40D21" w:rsidRDefault="00C40D21" w:rsidP="00C40D21">
      <w:pPr>
        <w:pStyle w:val="Heading1"/>
        <w:rPr>
          <w:u w:val="thick"/>
        </w:rPr>
      </w:pPr>
      <w:r>
        <w:rPr>
          <w:u w:val="thick"/>
        </w:rPr>
        <w:t>PART A</w:t>
      </w:r>
    </w:p>
    <w:p w14:paraId="196B1173" w14:textId="77777777" w:rsidR="00C40D21" w:rsidRDefault="00C40D21" w:rsidP="00C40D21">
      <w:pPr>
        <w:pStyle w:val="Heading1"/>
      </w:pPr>
      <w:r>
        <w:rPr>
          <w:u w:val="thick"/>
        </w:rPr>
        <w:t>Steps for execution – Program 1</w:t>
      </w:r>
    </w:p>
    <w:p w14:paraId="3B891CEE" w14:textId="77777777" w:rsidR="00C40D21" w:rsidRDefault="00C40D21" w:rsidP="00C40D21">
      <w:pPr>
        <w:pStyle w:val="ListParagraph"/>
        <w:widowControl w:val="0"/>
        <w:numPr>
          <w:ilvl w:val="1"/>
          <w:numId w:val="3"/>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16279A20" w14:textId="77777777" w:rsidR="00C40D21" w:rsidRDefault="00C40D21" w:rsidP="00C40D21">
      <w:pPr>
        <w:pStyle w:val="Heading1"/>
        <w:ind w:left="1540"/>
      </w:pPr>
      <w:r>
        <w:t>[root@localhost ~]# gedit lab1.tcl</w:t>
      </w:r>
    </w:p>
    <w:p w14:paraId="085071EE" w14:textId="77777777" w:rsidR="00C40D21" w:rsidRDefault="00C40D21" w:rsidP="00C40D21">
      <w:pPr>
        <w:pStyle w:val="ListParagraph"/>
        <w:widowControl w:val="0"/>
        <w:numPr>
          <w:ilvl w:val="1"/>
          <w:numId w:val="3"/>
        </w:numPr>
        <w:tabs>
          <w:tab w:val="left" w:pos="821"/>
        </w:tabs>
        <w:spacing w:after="0" w:line="240" w:lineRule="auto"/>
        <w:ind w:right="766"/>
        <w:contextualSpacing w:val="0"/>
        <w:rPr>
          <w:sz w:val="24"/>
        </w:rPr>
      </w:pPr>
      <w:r>
        <w:rPr>
          <w:sz w:val="24"/>
        </w:rPr>
        <w:t>Save the program and exit.</w:t>
      </w:r>
    </w:p>
    <w:p w14:paraId="112F62B3" w14:textId="77777777" w:rsidR="00C40D21" w:rsidRDefault="00C40D21" w:rsidP="00C40D21">
      <w:pPr>
        <w:pStyle w:val="ListParagraph"/>
        <w:widowControl w:val="0"/>
        <w:numPr>
          <w:ilvl w:val="1"/>
          <w:numId w:val="3"/>
        </w:numPr>
        <w:tabs>
          <w:tab w:val="left" w:pos="821"/>
        </w:tabs>
        <w:spacing w:after="0" w:line="240" w:lineRule="auto"/>
        <w:ind w:right="707"/>
        <w:contextualSpacing w:val="0"/>
        <w:rPr>
          <w:sz w:val="24"/>
        </w:rPr>
      </w:pPr>
      <w:r>
        <w:rPr>
          <w:sz w:val="24"/>
        </w:rPr>
        <w:t xml:space="preserve">Open gedit editor and type </w:t>
      </w:r>
      <w:r>
        <w:rPr>
          <w:b/>
          <w:sz w:val="24"/>
        </w:rPr>
        <w:t xml:space="preserve">awk </w:t>
      </w:r>
      <w:r>
        <w:rPr>
          <w:sz w:val="24"/>
        </w:rPr>
        <w:t>program. Program name should have the extension “</w:t>
      </w:r>
      <w:r>
        <w:rPr>
          <w:b/>
          <w:sz w:val="24"/>
        </w:rPr>
        <w:t>.awk</w:t>
      </w:r>
      <w:r>
        <w:rPr>
          <w:sz w:val="24"/>
        </w:rPr>
        <w:t>”</w:t>
      </w:r>
    </w:p>
    <w:p w14:paraId="61EA1915" w14:textId="77777777" w:rsidR="00C40D21" w:rsidRDefault="00C40D21" w:rsidP="00C40D21">
      <w:pPr>
        <w:pStyle w:val="Heading1"/>
        <w:ind w:left="1540"/>
      </w:pPr>
      <w:r>
        <w:t>[root@localhost ~]# gedit lab1.awk</w:t>
      </w:r>
    </w:p>
    <w:p w14:paraId="6CD13356" w14:textId="77777777" w:rsidR="00C40D21" w:rsidRDefault="00C40D21" w:rsidP="00C40D21">
      <w:pPr>
        <w:pStyle w:val="ListParagraph"/>
        <w:widowControl w:val="0"/>
        <w:numPr>
          <w:ilvl w:val="1"/>
          <w:numId w:val="3"/>
        </w:numPr>
        <w:tabs>
          <w:tab w:val="left" w:pos="821"/>
        </w:tabs>
        <w:spacing w:after="0" w:line="240" w:lineRule="auto"/>
        <w:ind w:right="766"/>
        <w:contextualSpacing w:val="0"/>
        <w:rPr>
          <w:sz w:val="24"/>
        </w:rPr>
      </w:pPr>
      <w:r>
        <w:rPr>
          <w:sz w:val="24"/>
        </w:rPr>
        <w:t>Save the program and exit.</w:t>
      </w:r>
    </w:p>
    <w:p w14:paraId="30AB5BFC" w14:textId="77777777" w:rsidR="00C40D21" w:rsidRDefault="00C40D21" w:rsidP="00C40D21">
      <w:pPr>
        <w:pStyle w:val="ListParagraph"/>
        <w:widowControl w:val="0"/>
        <w:numPr>
          <w:ilvl w:val="1"/>
          <w:numId w:val="3"/>
        </w:numPr>
        <w:tabs>
          <w:tab w:val="left" w:pos="821"/>
        </w:tabs>
        <w:spacing w:before="170" w:after="0" w:line="240" w:lineRule="auto"/>
        <w:contextualSpacing w:val="0"/>
        <w:rPr>
          <w:sz w:val="24"/>
        </w:rPr>
      </w:pPr>
      <w:r>
        <w:rPr>
          <w:sz w:val="24"/>
        </w:rPr>
        <w:t>Run the simulation program</w:t>
      </w:r>
    </w:p>
    <w:p w14:paraId="38F4A232" w14:textId="77777777" w:rsidR="00C40D21" w:rsidRDefault="00C40D21" w:rsidP="00C40D21">
      <w:pPr>
        <w:pStyle w:val="Heading1"/>
        <w:ind w:left="1540"/>
      </w:pPr>
      <w:r>
        <w:t>[root@localhost~]# ns lab1.tcl</w:t>
      </w:r>
    </w:p>
    <w:p w14:paraId="1BFF353A" w14:textId="77777777" w:rsidR="00C40D21" w:rsidRDefault="00C40D21" w:rsidP="00C40D21">
      <w:pPr>
        <w:pStyle w:val="ListParagraph"/>
        <w:widowControl w:val="0"/>
        <w:numPr>
          <w:ilvl w:val="2"/>
          <w:numId w:val="3"/>
        </w:numPr>
        <w:tabs>
          <w:tab w:val="left" w:pos="1028"/>
        </w:tabs>
        <w:spacing w:after="0" w:line="240" w:lineRule="auto"/>
        <w:ind w:firstLine="0"/>
        <w:contextualSpacing w:val="0"/>
        <w:rPr>
          <w:sz w:val="24"/>
        </w:rPr>
      </w:pPr>
      <w:r>
        <w:rPr>
          <w:sz w:val="24"/>
        </w:rPr>
        <w:t xml:space="preserve">Here </w:t>
      </w:r>
      <w:r>
        <w:rPr>
          <w:b/>
          <w:sz w:val="24"/>
        </w:rPr>
        <w:t xml:space="preserve">“ns” </w:t>
      </w:r>
      <w:r>
        <w:rPr>
          <w:sz w:val="24"/>
        </w:rPr>
        <w:t>indicates network simulator. We get the topology shown in the snapshot.</w:t>
      </w:r>
    </w:p>
    <w:p w14:paraId="28A9BC7A" w14:textId="77777777" w:rsidR="00C40D21" w:rsidRDefault="00C40D21" w:rsidP="00C40D21">
      <w:pPr>
        <w:pStyle w:val="ListParagraph"/>
        <w:widowControl w:val="0"/>
        <w:numPr>
          <w:ilvl w:val="2"/>
          <w:numId w:val="3"/>
        </w:numPr>
        <w:tabs>
          <w:tab w:val="left" w:pos="1095"/>
        </w:tabs>
        <w:spacing w:after="0" w:line="240" w:lineRule="auto"/>
        <w:ind w:right="839" w:firstLine="0"/>
        <w:contextualSpacing w:val="0"/>
        <w:rPr>
          <w:sz w:val="24"/>
        </w:rPr>
      </w:pPr>
      <w:r>
        <w:rPr>
          <w:sz w:val="24"/>
        </w:rPr>
        <w:t>Now press the play button in the simulation window and the simulation will begin.</w:t>
      </w:r>
    </w:p>
    <w:p w14:paraId="12B055F6" w14:textId="77777777" w:rsidR="00C40D21" w:rsidRDefault="00C40D21" w:rsidP="00C40D21">
      <w:pPr>
        <w:pStyle w:val="ListParagraph"/>
        <w:widowControl w:val="0"/>
        <w:numPr>
          <w:ilvl w:val="1"/>
          <w:numId w:val="3"/>
        </w:numPr>
        <w:tabs>
          <w:tab w:val="left" w:pos="821"/>
        </w:tabs>
        <w:spacing w:after="0" w:line="240" w:lineRule="auto"/>
        <w:contextualSpacing w:val="0"/>
        <w:rPr>
          <w:sz w:val="24"/>
        </w:rPr>
      </w:pPr>
      <w:r>
        <w:rPr>
          <w:sz w:val="24"/>
        </w:rPr>
        <w:t xml:space="preserve">After simulation is completed run </w:t>
      </w:r>
      <w:r>
        <w:rPr>
          <w:b/>
          <w:sz w:val="24"/>
        </w:rPr>
        <w:t xml:space="preserve">awk file </w:t>
      </w:r>
      <w:r>
        <w:rPr>
          <w:sz w:val="24"/>
        </w:rPr>
        <w:t>to see the output,</w:t>
      </w:r>
    </w:p>
    <w:p w14:paraId="11DE7657" w14:textId="77777777" w:rsidR="00C40D21" w:rsidRDefault="00C40D21" w:rsidP="00C40D21">
      <w:pPr>
        <w:pStyle w:val="Heading1"/>
        <w:ind w:left="1540"/>
      </w:pPr>
      <w:r>
        <w:t>[root@localhost~]# awk  –f  lab1.awk lab1.tr</w:t>
      </w:r>
    </w:p>
    <w:p w14:paraId="1E6EB562" w14:textId="77777777" w:rsidR="00C40D21" w:rsidRDefault="00C40D21" w:rsidP="00C40D21">
      <w:pPr>
        <w:pStyle w:val="ListParagraph"/>
        <w:widowControl w:val="0"/>
        <w:numPr>
          <w:ilvl w:val="1"/>
          <w:numId w:val="3"/>
        </w:numPr>
        <w:tabs>
          <w:tab w:val="left" w:pos="821"/>
        </w:tabs>
        <w:spacing w:after="0" w:line="240" w:lineRule="auto"/>
        <w:contextualSpacing w:val="0"/>
        <w:rPr>
          <w:sz w:val="24"/>
        </w:rPr>
      </w:pPr>
      <w:r>
        <w:rPr>
          <w:sz w:val="24"/>
        </w:rPr>
        <w:t>To see the trace file contents open the file as,</w:t>
      </w:r>
    </w:p>
    <w:p w14:paraId="183138E9" w14:textId="77777777" w:rsidR="00C40D21" w:rsidRDefault="00C40D21" w:rsidP="00C40D21">
      <w:pPr>
        <w:pStyle w:val="Heading1"/>
        <w:ind w:left="1540"/>
      </w:pPr>
      <w:r>
        <w:t>[root@localhost~]# gedit lab1.tr</w:t>
      </w:r>
    </w:p>
    <w:p w14:paraId="336100FC" w14:textId="77777777" w:rsidR="00C40D21" w:rsidRDefault="00C40D21" w:rsidP="00C40D21">
      <w:pPr>
        <w:pStyle w:val="BodyText"/>
        <w:rPr>
          <w:b/>
        </w:rPr>
      </w:pPr>
    </w:p>
    <w:p w14:paraId="2B6FA22F" w14:textId="522BC377" w:rsidR="00C40D21" w:rsidRDefault="00565207" w:rsidP="00C40D21">
      <w:pPr>
        <w:ind w:left="100"/>
        <w:jc w:val="both"/>
        <w:rPr>
          <w:b/>
          <w:sz w:val="24"/>
        </w:rPr>
      </w:pPr>
      <w:r>
        <w:rPr>
          <w:noProof/>
          <w:lang w:val="en-IN" w:eastAsia="en-IN"/>
        </w:rPr>
        <w:drawing>
          <wp:anchor distT="0" distB="0" distL="0" distR="0" simplePos="0" relativeHeight="251661312" behindDoc="0" locked="0" layoutInCell="1" allowOverlap="1" wp14:anchorId="27A431B8" wp14:editId="73F68804">
            <wp:simplePos x="0" y="0"/>
            <wp:positionH relativeFrom="margin">
              <wp:align>left</wp:align>
            </wp:positionH>
            <wp:positionV relativeFrom="paragraph">
              <wp:posOffset>874395</wp:posOffset>
            </wp:positionV>
            <wp:extent cx="5699760" cy="4056307"/>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9760" cy="4056307"/>
                    </a:xfrm>
                    <a:prstGeom prst="rect">
                      <a:avLst/>
                    </a:prstGeom>
                    <a:noFill/>
                  </pic:spPr>
                </pic:pic>
              </a:graphicData>
            </a:graphic>
            <wp14:sizeRelH relativeFrom="page">
              <wp14:pctWidth>0</wp14:pctWidth>
            </wp14:sizeRelH>
            <wp14:sizeRelV relativeFrom="page">
              <wp14:pctHeight>0</wp14:pctHeight>
            </wp14:sizeRelV>
          </wp:anchor>
        </w:drawing>
      </w:r>
      <w:r w:rsidR="00C40D21">
        <w:rPr>
          <w:b/>
          <w:sz w:val="24"/>
          <w:u w:val="thick"/>
        </w:rPr>
        <w:t>Trace file contains 12 columns:-</w:t>
      </w:r>
    </w:p>
    <w:p w14:paraId="74ADA85B" w14:textId="3102C426" w:rsidR="00C40D21" w:rsidRDefault="00C40D21" w:rsidP="00C40D21">
      <w:pPr>
        <w:ind w:left="100" w:right="740"/>
        <w:jc w:val="both"/>
        <w:rPr>
          <w:b/>
          <w:sz w:val="24"/>
        </w:rPr>
      </w:pPr>
      <w:r>
        <w:rPr>
          <w:b/>
          <w:sz w:val="24"/>
        </w:rPr>
        <w:t>Event type, Event time, From Node, Source Node, Packet Type, Packet Size, Flags (indicated by --------), Flow ID, Source address, Destination address, Sequence ID, Packet ID</w:t>
      </w:r>
    </w:p>
    <w:p w14:paraId="4520AF9B" w14:textId="32E6B97F" w:rsidR="00C40D21" w:rsidRDefault="00C40D21" w:rsidP="00C40D21">
      <w:pPr>
        <w:spacing w:before="137"/>
        <w:ind w:left="100"/>
        <w:jc w:val="both"/>
        <w:rPr>
          <w:b/>
          <w:sz w:val="24"/>
          <w:u w:val="thick"/>
        </w:rPr>
      </w:pPr>
      <w:r>
        <w:rPr>
          <w:b/>
          <w:sz w:val="24"/>
          <w:u w:val="thick"/>
        </w:rPr>
        <w:t>Topology</w:t>
      </w:r>
    </w:p>
    <w:p w14:paraId="4CDF5902" w14:textId="102B0B70" w:rsidR="00C40D21" w:rsidRDefault="00C40D21" w:rsidP="00565207">
      <w:pPr>
        <w:pStyle w:val="BodyText"/>
        <w:spacing w:before="8"/>
      </w:pPr>
      <w:r>
        <w:rPr>
          <w:u w:val="thick"/>
        </w:rPr>
        <w:t>Output</w:t>
      </w:r>
    </w:p>
    <w:p w14:paraId="2F668190" w14:textId="77777777" w:rsidR="00C40D21" w:rsidRDefault="00C40D21" w:rsidP="00C40D21">
      <w:pPr>
        <w:pStyle w:val="BodyText"/>
        <w:spacing w:before="7"/>
        <w:rPr>
          <w:b/>
          <w:sz w:val="20"/>
        </w:rPr>
      </w:pPr>
      <w:r>
        <w:rPr>
          <w:noProof/>
          <w:lang w:val="en-IN" w:eastAsia="en-IN"/>
        </w:rPr>
        <w:drawing>
          <wp:anchor distT="0" distB="0" distL="0" distR="0" simplePos="0" relativeHeight="251662336" behindDoc="0" locked="0" layoutInCell="1" allowOverlap="1" wp14:anchorId="5F51E79E" wp14:editId="642F7682">
            <wp:simplePos x="0" y="0"/>
            <wp:positionH relativeFrom="page">
              <wp:posOffset>1146810</wp:posOffset>
            </wp:positionH>
            <wp:positionV relativeFrom="paragraph">
              <wp:posOffset>175895</wp:posOffset>
            </wp:positionV>
            <wp:extent cx="5272405" cy="3228975"/>
            <wp:effectExtent l="0" t="0" r="444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3228975"/>
                    </a:xfrm>
                    <a:prstGeom prst="rect">
                      <a:avLst/>
                    </a:prstGeom>
                    <a:noFill/>
                  </pic:spPr>
                </pic:pic>
              </a:graphicData>
            </a:graphic>
            <wp14:sizeRelH relativeFrom="page">
              <wp14:pctWidth>0</wp14:pctWidth>
            </wp14:sizeRelH>
            <wp14:sizeRelV relativeFrom="page">
              <wp14:pctHeight>0</wp14:pctHeight>
            </wp14:sizeRelV>
          </wp:anchor>
        </w:drawing>
      </w:r>
    </w:p>
    <w:p w14:paraId="0A853101" w14:textId="77777777" w:rsidR="00C40D21" w:rsidRDefault="00C40D21" w:rsidP="00C40D21">
      <w:pPr>
        <w:spacing w:before="46"/>
        <w:ind w:left="342"/>
        <w:rPr>
          <w:b/>
          <w:sz w:val="24"/>
        </w:rPr>
      </w:pPr>
      <w:r>
        <w:rPr>
          <w:b/>
          <w:sz w:val="24"/>
        </w:rPr>
        <w:t>Note:</w:t>
      </w:r>
    </w:p>
    <w:p w14:paraId="32B5B5FA" w14:textId="77777777" w:rsidR="00C40D21" w:rsidRDefault="00C40D21" w:rsidP="00C40D21">
      <w:pPr>
        <w:pStyle w:val="ListParagraph"/>
        <w:widowControl w:val="0"/>
        <w:numPr>
          <w:ilvl w:val="0"/>
          <w:numId w:val="4"/>
        </w:numPr>
        <w:tabs>
          <w:tab w:val="left" w:pos="583"/>
        </w:tabs>
        <w:spacing w:after="0" w:line="240" w:lineRule="auto"/>
        <w:ind w:right="1257" w:hanging="1080"/>
        <w:contextualSpacing w:val="0"/>
        <w:rPr>
          <w:sz w:val="24"/>
        </w:rPr>
      </w:pPr>
      <w:r>
        <w:rPr>
          <w:sz w:val="24"/>
        </w:rPr>
        <w:t>Set the queue size fixed from n0 to n2 as 10, n1-n2 to 10 and from n2-n3 as 5. Syntax: To set the queue size</w:t>
      </w:r>
    </w:p>
    <w:p w14:paraId="0012FDA8" w14:textId="77777777" w:rsidR="00C40D21" w:rsidRDefault="00C40D21" w:rsidP="00C40D21">
      <w:pPr>
        <w:pStyle w:val="BodyText"/>
        <w:ind w:left="2893"/>
      </w:pPr>
      <w:r>
        <w:t>$ns set queue-limit &lt;from&gt; &lt;to&gt; &lt;size&gt;</w:t>
      </w:r>
    </w:p>
    <w:p w14:paraId="7399D498" w14:textId="77777777" w:rsidR="00C40D21" w:rsidRDefault="00C40D21" w:rsidP="00C40D21">
      <w:pPr>
        <w:pStyle w:val="BodyText"/>
        <w:ind w:left="2893"/>
      </w:pPr>
      <w:r>
        <w:t>Eg: $ns set queue-limit $n0 $n2 10</w:t>
      </w:r>
    </w:p>
    <w:p w14:paraId="6F7DBEC2" w14:textId="77777777" w:rsidR="00C40D21" w:rsidRDefault="00C40D21" w:rsidP="00C40D21">
      <w:pPr>
        <w:pStyle w:val="ListParagraph"/>
        <w:widowControl w:val="0"/>
        <w:numPr>
          <w:ilvl w:val="0"/>
          <w:numId w:val="4"/>
        </w:numPr>
        <w:tabs>
          <w:tab w:val="left" w:pos="583"/>
        </w:tabs>
        <w:spacing w:after="0" w:line="240" w:lineRule="auto"/>
        <w:ind w:right="1165" w:hanging="1080"/>
        <w:contextualSpacing w:val="0"/>
        <w:rPr>
          <w:sz w:val="24"/>
        </w:rPr>
      </w:pPr>
      <w:r>
        <w:rPr>
          <w:sz w:val="24"/>
        </w:rPr>
        <w:t>Go on varying the bandwidth from 10, 20 30 . . and find the number of packets dropped at the node2</w:t>
      </w:r>
    </w:p>
    <w:p w14:paraId="57826621" w14:textId="77777777" w:rsidR="00C40D21" w:rsidRDefault="00C40D21" w:rsidP="00C40D21">
      <w:pPr>
        <w:pStyle w:val="Heading1"/>
        <w:rPr>
          <w:u w:val="thick"/>
        </w:rPr>
      </w:pPr>
      <w:r>
        <w:rPr>
          <w:u w:val="thick"/>
        </w:rPr>
        <w:t>Steps for execution – Program 2</w:t>
      </w:r>
    </w:p>
    <w:p w14:paraId="4094E55E" w14:textId="77777777" w:rsidR="00C40D21" w:rsidRDefault="00C40D21" w:rsidP="00C40D21">
      <w:pPr>
        <w:pStyle w:val="ListParagraph"/>
        <w:widowControl w:val="0"/>
        <w:numPr>
          <w:ilvl w:val="1"/>
          <w:numId w:val="5"/>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2B3017C6" w14:textId="77777777" w:rsidR="00C40D21" w:rsidRDefault="00C40D21" w:rsidP="00C40D21">
      <w:pPr>
        <w:pStyle w:val="Heading1"/>
        <w:ind w:left="2080"/>
      </w:pPr>
      <w:r>
        <w:t>[root@localhost ~]# gedit lab2.tcl</w:t>
      </w:r>
    </w:p>
    <w:p w14:paraId="6F0CCB7D" w14:textId="77777777" w:rsidR="00C40D21" w:rsidRDefault="00C40D21" w:rsidP="00C40D21">
      <w:pPr>
        <w:pStyle w:val="ListParagraph"/>
        <w:widowControl w:val="0"/>
        <w:numPr>
          <w:ilvl w:val="1"/>
          <w:numId w:val="5"/>
        </w:numPr>
        <w:tabs>
          <w:tab w:val="left" w:pos="821"/>
        </w:tabs>
        <w:spacing w:after="0" w:line="240" w:lineRule="auto"/>
        <w:ind w:right="766"/>
        <w:contextualSpacing w:val="0"/>
        <w:rPr>
          <w:sz w:val="24"/>
        </w:rPr>
      </w:pPr>
      <w:r>
        <w:rPr>
          <w:sz w:val="24"/>
        </w:rPr>
        <w:t>Save the program and exit.</w:t>
      </w:r>
    </w:p>
    <w:p w14:paraId="58E75BF7" w14:textId="77777777" w:rsidR="00C40D21" w:rsidRDefault="00C40D21" w:rsidP="00C40D21">
      <w:pPr>
        <w:pStyle w:val="ListParagraph"/>
        <w:widowControl w:val="0"/>
        <w:numPr>
          <w:ilvl w:val="1"/>
          <w:numId w:val="5"/>
        </w:numPr>
        <w:tabs>
          <w:tab w:val="left" w:pos="821"/>
        </w:tabs>
        <w:spacing w:after="0" w:line="240" w:lineRule="auto"/>
        <w:ind w:right="707"/>
        <w:contextualSpacing w:val="0"/>
        <w:rPr>
          <w:sz w:val="24"/>
        </w:rPr>
      </w:pPr>
      <w:r>
        <w:rPr>
          <w:sz w:val="24"/>
        </w:rPr>
        <w:t xml:space="preserve">Open gedit editor and type </w:t>
      </w:r>
      <w:r>
        <w:rPr>
          <w:b/>
          <w:sz w:val="24"/>
        </w:rPr>
        <w:t xml:space="preserve">awk </w:t>
      </w:r>
      <w:r>
        <w:rPr>
          <w:sz w:val="24"/>
        </w:rPr>
        <w:t>program. Program name should have the extension “</w:t>
      </w:r>
      <w:r>
        <w:rPr>
          <w:b/>
          <w:sz w:val="24"/>
        </w:rPr>
        <w:t>.awk</w:t>
      </w:r>
      <w:r>
        <w:rPr>
          <w:sz w:val="24"/>
        </w:rPr>
        <w:t>”</w:t>
      </w:r>
    </w:p>
    <w:p w14:paraId="3EBFFFC0" w14:textId="77777777" w:rsidR="00C40D21" w:rsidRDefault="00C40D21" w:rsidP="00C40D21">
      <w:pPr>
        <w:pStyle w:val="Heading1"/>
        <w:ind w:left="2080"/>
      </w:pPr>
      <w:r>
        <w:t>[root@localhost ~]# gedit lab2.awk</w:t>
      </w:r>
    </w:p>
    <w:p w14:paraId="66C34D9A" w14:textId="77777777" w:rsidR="00C40D21" w:rsidRDefault="00C40D21" w:rsidP="00C40D21">
      <w:pPr>
        <w:pStyle w:val="ListParagraph"/>
        <w:widowControl w:val="0"/>
        <w:numPr>
          <w:ilvl w:val="1"/>
          <w:numId w:val="5"/>
        </w:numPr>
        <w:tabs>
          <w:tab w:val="left" w:pos="821"/>
        </w:tabs>
        <w:spacing w:after="0" w:line="240" w:lineRule="auto"/>
        <w:ind w:right="766"/>
        <w:contextualSpacing w:val="0"/>
        <w:rPr>
          <w:sz w:val="24"/>
        </w:rPr>
      </w:pPr>
      <w:r>
        <w:rPr>
          <w:sz w:val="24"/>
        </w:rPr>
        <w:t>Save the program and exit.</w:t>
      </w:r>
    </w:p>
    <w:p w14:paraId="6D84F984" w14:textId="77777777" w:rsidR="00C40D21" w:rsidRDefault="00C40D21" w:rsidP="00C40D21">
      <w:pPr>
        <w:pStyle w:val="ListParagraph"/>
        <w:widowControl w:val="0"/>
        <w:numPr>
          <w:ilvl w:val="1"/>
          <w:numId w:val="5"/>
        </w:numPr>
        <w:tabs>
          <w:tab w:val="left" w:pos="821"/>
        </w:tabs>
        <w:spacing w:after="0" w:line="240" w:lineRule="auto"/>
        <w:contextualSpacing w:val="0"/>
        <w:rPr>
          <w:sz w:val="24"/>
        </w:rPr>
      </w:pPr>
      <w:r>
        <w:rPr>
          <w:sz w:val="24"/>
        </w:rPr>
        <w:t>Run the simulationprogram</w:t>
      </w:r>
    </w:p>
    <w:p w14:paraId="21651E5D" w14:textId="77777777" w:rsidR="00C40D21" w:rsidRDefault="00C40D21" w:rsidP="00C40D21">
      <w:pPr>
        <w:pStyle w:val="Heading1"/>
        <w:ind w:left="2080"/>
      </w:pPr>
      <w:r>
        <w:t>[root@localhost~]# ns lab2.tcl</w:t>
      </w:r>
    </w:p>
    <w:p w14:paraId="3F4A8E5B" w14:textId="77777777" w:rsidR="00C40D21" w:rsidRDefault="00C40D21" w:rsidP="00C40D21">
      <w:pPr>
        <w:pStyle w:val="ListParagraph"/>
        <w:widowControl w:val="0"/>
        <w:numPr>
          <w:ilvl w:val="2"/>
          <w:numId w:val="5"/>
        </w:numPr>
        <w:tabs>
          <w:tab w:val="left" w:pos="1661"/>
        </w:tabs>
        <w:spacing w:after="0" w:line="240" w:lineRule="auto"/>
        <w:ind w:right="487"/>
        <w:contextualSpacing w:val="0"/>
        <w:rPr>
          <w:sz w:val="24"/>
        </w:rPr>
      </w:pPr>
      <w:r>
        <w:rPr>
          <w:sz w:val="24"/>
        </w:rPr>
        <w:t xml:space="preserve">Here </w:t>
      </w:r>
      <w:r>
        <w:rPr>
          <w:b/>
          <w:sz w:val="24"/>
        </w:rPr>
        <w:t xml:space="preserve">“ns” </w:t>
      </w:r>
      <w:r>
        <w:rPr>
          <w:sz w:val="24"/>
        </w:rPr>
        <w:t>indicates network simulator. We get the topology shown in the snapshot.</w:t>
      </w:r>
    </w:p>
    <w:p w14:paraId="2A441838" w14:textId="77777777" w:rsidR="00C40D21" w:rsidRDefault="00C40D21" w:rsidP="00C40D21">
      <w:pPr>
        <w:pStyle w:val="ListParagraph"/>
        <w:widowControl w:val="0"/>
        <w:numPr>
          <w:ilvl w:val="2"/>
          <w:numId w:val="5"/>
        </w:numPr>
        <w:tabs>
          <w:tab w:val="left" w:pos="1661"/>
        </w:tabs>
        <w:spacing w:after="0" w:line="240" w:lineRule="auto"/>
        <w:ind w:right="269" w:hanging="283"/>
        <w:contextualSpacing w:val="0"/>
        <w:rPr>
          <w:sz w:val="24"/>
        </w:rPr>
      </w:pPr>
      <w:r>
        <w:rPr>
          <w:sz w:val="24"/>
        </w:rPr>
        <w:t>Now press the play button in the simulation window and the simulation will begins.</w:t>
      </w:r>
    </w:p>
    <w:p w14:paraId="1161EA0C" w14:textId="77777777" w:rsidR="00C40D21" w:rsidRDefault="00C40D21" w:rsidP="00C40D21">
      <w:pPr>
        <w:pStyle w:val="ListParagraph"/>
        <w:widowControl w:val="0"/>
        <w:numPr>
          <w:ilvl w:val="1"/>
          <w:numId w:val="5"/>
        </w:numPr>
        <w:tabs>
          <w:tab w:val="left" w:pos="821"/>
        </w:tabs>
        <w:spacing w:after="0" w:line="240" w:lineRule="auto"/>
        <w:contextualSpacing w:val="0"/>
        <w:rPr>
          <w:sz w:val="24"/>
        </w:rPr>
      </w:pPr>
      <w:r>
        <w:rPr>
          <w:sz w:val="24"/>
        </w:rPr>
        <w:t xml:space="preserve">After simulation is completed run </w:t>
      </w:r>
      <w:r>
        <w:rPr>
          <w:b/>
          <w:sz w:val="24"/>
        </w:rPr>
        <w:t xml:space="preserve">awk file </w:t>
      </w:r>
      <w:r>
        <w:rPr>
          <w:sz w:val="24"/>
        </w:rPr>
        <w:t>to see the output,</w:t>
      </w:r>
    </w:p>
    <w:p w14:paraId="745C8FB2" w14:textId="77777777" w:rsidR="00C40D21" w:rsidRDefault="00C40D21" w:rsidP="00C40D21">
      <w:pPr>
        <w:pStyle w:val="Heading1"/>
        <w:ind w:left="2080"/>
      </w:pPr>
      <w:r>
        <w:t>[root@localhost~]# awk  –f  lab2.awk lab2.tr</w:t>
      </w:r>
    </w:p>
    <w:p w14:paraId="1E01887E" w14:textId="77777777" w:rsidR="00C40D21" w:rsidRDefault="00C40D21" w:rsidP="00C40D21">
      <w:pPr>
        <w:pStyle w:val="ListParagraph"/>
        <w:widowControl w:val="0"/>
        <w:numPr>
          <w:ilvl w:val="1"/>
          <w:numId w:val="5"/>
        </w:numPr>
        <w:tabs>
          <w:tab w:val="left" w:pos="841"/>
        </w:tabs>
        <w:spacing w:after="0" w:line="240" w:lineRule="auto"/>
        <w:ind w:left="840"/>
        <w:contextualSpacing w:val="0"/>
        <w:rPr>
          <w:sz w:val="24"/>
        </w:rPr>
      </w:pPr>
      <w:r>
        <w:rPr>
          <w:sz w:val="24"/>
        </w:rPr>
        <w:t>To see the trace file contents open the file as,</w:t>
      </w:r>
    </w:p>
    <w:p w14:paraId="3BDE01BF" w14:textId="77777777" w:rsidR="00C40D21" w:rsidRDefault="00C40D21" w:rsidP="00C40D21">
      <w:pPr>
        <w:pStyle w:val="Heading1"/>
        <w:ind w:left="2100" w:right="829"/>
      </w:pPr>
      <w:r>
        <w:t>[root@localhost~]# gedit lab2.tr</w:t>
      </w:r>
    </w:p>
    <w:p w14:paraId="46597590" w14:textId="77777777" w:rsidR="00C40D21" w:rsidRDefault="00C40D21" w:rsidP="00C40D21">
      <w:pPr>
        <w:ind w:left="120" w:right="829"/>
        <w:rPr>
          <w:b/>
          <w:sz w:val="24"/>
          <w:u w:val="thick"/>
        </w:rPr>
      </w:pPr>
    </w:p>
    <w:p w14:paraId="70FFFA03" w14:textId="77777777" w:rsidR="00C40D21" w:rsidRDefault="00C40D21" w:rsidP="00C40D21">
      <w:pPr>
        <w:ind w:left="120" w:right="829"/>
        <w:rPr>
          <w:b/>
          <w:sz w:val="24"/>
        </w:rPr>
      </w:pPr>
      <w:r>
        <w:rPr>
          <w:b/>
          <w:sz w:val="24"/>
          <w:u w:val="thick"/>
        </w:rPr>
        <w:t>Topology</w:t>
      </w:r>
    </w:p>
    <w:p w14:paraId="27274A17" w14:textId="77777777" w:rsidR="00C40D21" w:rsidRDefault="00C40D21" w:rsidP="00C40D21">
      <w:pPr>
        <w:pStyle w:val="BodyText"/>
        <w:ind w:left="120"/>
        <w:rPr>
          <w:sz w:val="20"/>
        </w:rPr>
      </w:pPr>
      <w:r>
        <w:rPr>
          <w:noProof/>
          <w:sz w:val="20"/>
          <w:lang w:val="en-IN" w:eastAsia="en-IN"/>
        </w:rPr>
        <w:drawing>
          <wp:inline distT="0" distB="0" distL="0" distR="0" wp14:anchorId="0BE23877" wp14:editId="009CDB8A">
            <wp:extent cx="572135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3657600"/>
                    </a:xfrm>
                    <a:prstGeom prst="rect">
                      <a:avLst/>
                    </a:prstGeom>
                    <a:noFill/>
                    <a:ln>
                      <a:noFill/>
                    </a:ln>
                  </pic:spPr>
                </pic:pic>
              </a:graphicData>
            </a:graphic>
          </wp:inline>
        </w:drawing>
      </w:r>
    </w:p>
    <w:p w14:paraId="295217B8" w14:textId="77777777" w:rsidR="00C40D21" w:rsidRDefault="00C40D21" w:rsidP="00C40D21">
      <w:pPr>
        <w:pStyle w:val="BodyText"/>
        <w:spacing w:before="1"/>
        <w:rPr>
          <w:b/>
          <w:sz w:val="26"/>
        </w:rPr>
      </w:pPr>
    </w:p>
    <w:p w14:paraId="110C4E82" w14:textId="77777777" w:rsidR="00A94970" w:rsidRDefault="00C40D21" w:rsidP="00C40D21">
      <w:pPr>
        <w:ind w:left="120" w:right="829"/>
        <w:rPr>
          <w:b/>
          <w:sz w:val="24"/>
          <w:u w:val="thick"/>
        </w:rPr>
      </w:pPr>
      <w:r>
        <w:rPr>
          <w:b/>
          <w:sz w:val="24"/>
          <w:u w:val="thick"/>
        </w:rPr>
        <w:t>Output</w:t>
      </w:r>
      <w:r w:rsidR="00A94970">
        <w:rPr>
          <w:b/>
          <w:sz w:val="24"/>
          <w:u w:val="thick"/>
        </w:rPr>
        <w:t>CRC</w:t>
      </w:r>
    </w:p>
    <w:p w14:paraId="3883095D" w14:textId="01D98692" w:rsidR="00C40D21" w:rsidRDefault="00C40D21" w:rsidP="00C40D21">
      <w:pPr>
        <w:ind w:left="120" w:right="829"/>
        <w:rPr>
          <w:sz w:val="20"/>
        </w:rPr>
      </w:pPr>
      <w:r>
        <w:rPr>
          <w:noProof/>
          <w:sz w:val="20"/>
          <w:lang w:val="en-IN" w:eastAsia="en-IN"/>
        </w:rPr>
        <w:drawing>
          <wp:inline distT="0" distB="0" distL="0" distR="0" wp14:anchorId="1C9EFA5A" wp14:editId="19F71189">
            <wp:extent cx="5734050" cy="3270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70250"/>
                    </a:xfrm>
                    <a:prstGeom prst="rect">
                      <a:avLst/>
                    </a:prstGeom>
                    <a:noFill/>
                    <a:ln>
                      <a:noFill/>
                    </a:ln>
                  </pic:spPr>
                </pic:pic>
              </a:graphicData>
            </a:graphic>
          </wp:inline>
        </w:drawing>
      </w:r>
    </w:p>
    <w:p w14:paraId="2603CB66" w14:textId="1CA82F30" w:rsidR="00C40D21" w:rsidRDefault="00C40D21" w:rsidP="003B10BB">
      <w:pPr>
        <w:pStyle w:val="BodyText"/>
        <w:ind w:left="808"/>
        <w:rPr>
          <w:u w:val="thick"/>
        </w:rPr>
      </w:pPr>
      <w:r>
        <w:rPr>
          <w:noProof/>
          <w:lang w:val="en-IN" w:eastAsia="en-IN"/>
        </w:rPr>
        <w:drawing>
          <wp:anchor distT="0" distB="0" distL="0" distR="0" simplePos="0" relativeHeight="251663360" behindDoc="0" locked="0" layoutInCell="1" allowOverlap="1" wp14:anchorId="366874A6" wp14:editId="604FC527">
            <wp:simplePos x="0" y="0"/>
            <wp:positionH relativeFrom="page">
              <wp:posOffset>850900</wp:posOffset>
            </wp:positionH>
            <wp:positionV relativeFrom="paragraph">
              <wp:posOffset>180975</wp:posOffset>
            </wp:positionV>
            <wp:extent cx="5732145" cy="3538220"/>
            <wp:effectExtent l="0" t="0" r="190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538220"/>
                    </a:xfrm>
                    <a:prstGeom prst="rect">
                      <a:avLst/>
                    </a:prstGeom>
                    <a:noFill/>
                  </pic:spPr>
                </pic:pic>
              </a:graphicData>
            </a:graphic>
            <wp14:sizeRelH relativeFrom="page">
              <wp14:pctWidth>0</wp14:pctWidth>
            </wp14:sizeRelH>
            <wp14:sizeRelV relativeFrom="page">
              <wp14:pctHeight>0</wp14:pctHeight>
            </wp14:sizeRelV>
          </wp:anchor>
        </w:drawing>
      </w:r>
    </w:p>
    <w:p w14:paraId="7A9ED11B" w14:textId="77777777" w:rsidR="00C40D21" w:rsidRDefault="00C40D21" w:rsidP="00C40D21">
      <w:pPr>
        <w:pStyle w:val="Heading1"/>
        <w:rPr>
          <w:u w:val="thick"/>
        </w:rPr>
      </w:pPr>
    </w:p>
    <w:p w14:paraId="39C8FCD5" w14:textId="77777777" w:rsidR="00C40D21" w:rsidRDefault="00C40D21" w:rsidP="00C40D21">
      <w:pPr>
        <w:pStyle w:val="Heading1"/>
      </w:pPr>
      <w:r>
        <w:rPr>
          <w:u w:val="thick"/>
        </w:rPr>
        <w:t>Steps for execution Program 3</w:t>
      </w:r>
    </w:p>
    <w:p w14:paraId="6E985350" w14:textId="77777777" w:rsidR="00C40D21" w:rsidRDefault="00C40D21" w:rsidP="00C40D21">
      <w:pPr>
        <w:pStyle w:val="ListParagraph"/>
        <w:widowControl w:val="0"/>
        <w:numPr>
          <w:ilvl w:val="0"/>
          <w:numId w:val="6"/>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64C11F64" w14:textId="77777777" w:rsidR="00C40D21" w:rsidRDefault="00C40D21" w:rsidP="00C40D21">
      <w:pPr>
        <w:pStyle w:val="Heading1"/>
        <w:ind w:left="2080"/>
      </w:pPr>
      <w:r>
        <w:t>[root@localhost ~]# gedit lab3.tcl</w:t>
      </w:r>
    </w:p>
    <w:p w14:paraId="5FDE3EEE" w14:textId="77777777" w:rsidR="00C40D21" w:rsidRDefault="00C40D21" w:rsidP="00C40D21">
      <w:pPr>
        <w:pStyle w:val="ListParagraph"/>
        <w:widowControl w:val="0"/>
        <w:numPr>
          <w:ilvl w:val="0"/>
          <w:numId w:val="6"/>
        </w:numPr>
        <w:tabs>
          <w:tab w:val="left" w:pos="821"/>
        </w:tabs>
        <w:spacing w:after="0" w:line="240" w:lineRule="auto"/>
        <w:ind w:right="766"/>
        <w:contextualSpacing w:val="0"/>
        <w:rPr>
          <w:sz w:val="24"/>
        </w:rPr>
      </w:pPr>
      <w:r>
        <w:rPr>
          <w:sz w:val="24"/>
        </w:rPr>
        <w:t>Save the program and exit.</w:t>
      </w:r>
    </w:p>
    <w:p w14:paraId="6C21171C" w14:textId="77777777" w:rsidR="00C40D21" w:rsidRDefault="00C40D21" w:rsidP="00C40D21">
      <w:pPr>
        <w:pStyle w:val="ListParagraph"/>
        <w:widowControl w:val="0"/>
        <w:numPr>
          <w:ilvl w:val="0"/>
          <w:numId w:val="6"/>
        </w:numPr>
        <w:tabs>
          <w:tab w:val="left" w:pos="821"/>
        </w:tabs>
        <w:spacing w:after="0" w:line="240" w:lineRule="auto"/>
        <w:ind w:right="707"/>
        <w:contextualSpacing w:val="0"/>
        <w:rPr>
          <w:sz w:val="24"/>
        </w:rPr>
      </w:pPr>
      <w:r>
        <w:rPr>
          <w:sz w:val="24"/>
        </w:rPr>
        <w:t xml:space="preserve">Open gedit editor and type </w:t>
      </w:r>
      <w:r>
        <w:rPr>
          <w:b/>
          <w:sz w:val="24"/>
        </w:rPr>
        <w:t xml:space="preserve">awk </w:t>
      </w:r>
      <w:r>
        <w:rPr>
          <w:sz w:val="24"/>
        </w:rPr>
        <w:t>program. Program name should have the extension “</w:t>
      </w:r>
      <w:r>
        <w:rPr>
          <w:b/>
          <w:sz w:val="24"/>
        </w:rPr>
        <w:t>.awk</w:t>
      </w:r>
      <w:r>
        <w:rPr>
          <w:sz w:val="24"/>
        </w:rPr>
        <w:t>”</w:t>
      </w:r>
    </w:p>
    <w:p w14:paraId="4C808788" w14:textId="77777777" w:rsidR="00C40D21" w:rsidRDefault="00C40D21" w:rsidP="00C40D21">
      <w:pPr>
        <w:pStyle w:val="Heading1"/>
        <w:ind w:left="2080"/>
      </w:pPr>
      <w:r>
        <w:t>[root@localhost ~]# gedit lab3.awk</w:t>
      </w:r>
    </w:p>
    <w:p w14:paraId="79DC37B5" w14:textId="77777777" w:rsidR="00C40D21" w:rsidRDefault="00C40D21" w:rsidP="00C40D21">
      <w:pPr>
        <w:pStyle w:val="Heading1"/>
        <w:numPr>
          <w:ilvl w:val="0"/>
          <w:numId w:val="6"/>
        </w:numPr>
        <w:rPr>
          <w:b w:val="0"/>
        </w:rPr>
      </w:pPr>
      <w:r>
        <w:rPr>
          <w:b w:val="0"/>
        </w:rPr>
        <w:t>Save the program and exit</w:t>
      </w:r>
    </w:p>
    <w:p w14:paraId="105209A7" w14:textId="77777777" w:rsidR="00C40D21" w:rsidRDefault="00C40D21" w:rsidP="00C40D21">
      <w:pPr>
        <w:pStyle w:val="ListParagraph"/>
        <w:widowControl w:val="0"/>
        <w:numPr>
          <w:ilvl w:val="0"/>
          <w:numId w:val="6"/>
        </w:numPr>
        <w:tabs>
          <w:tab w:val="left" w:pos="821"/>
        </w:tabs>
        <w:spacing w:after="0" w:line="240" w:lineRule="auto"/>
        <w:contextualSpacing w:val="0"/>
        <w:rPr>
          <w:sz w:val="24"/>
        </w:rPr>
      </w:pPr>
      <w:r>
        <w:rPr>
          <w:sz w:val="24"/>
        </w:rPr>
        <w:t>Run the simulation program</w:t>
      </w:r>
    </w:p>
    <w:p w14:paraId="3648F88D" w14:textId="77777777" w:rsidR="00C40D21" w:rsidRDefault="00C40D21" w:rsidP="00C40D21">
      <w:pPr>
        <w:pStyle w:val="Heading1"/>
        <w:ind w:left="2080"/>
      </w:pPr>
      <w:r>
        <w:t>[root@localhost~]# ns lab3.tcl</w:t>
      </w:r>
    </w:p>
    <w:p w14:paraId="28740B7F" w14:textId="77777777" w:rsidR="00C40D21" w:rsidRDefault="00C40D21" w:rsidP="00C40D21">
      <w:pPr>
        <w:pStyle w:val="ListParagraph"/>
        <w:widowControl w:val="0"/>
        <w:numPr>
          <w:ilvl w:val="0"/>
          <w:numId w:val="6"/>
        </w:numPr>
        <w:tabs>
          <w:tab w:val="left" w:pos="821"/>
        </w:tabs>
        <w:spacing w:after="0" w:line="240" w:lineRule="auto"/>
        <w:contextualSpacing w:val="0"/>
        <w:rPr>
          <w:sz w:val="24"/>
        </w:rPr>
      </w:pPr>
      <w:r>
        <w:rPr>
          <w:sz w:val="24"/>
        </w:rPr>
        <w:t xml:space="preserve">After simulation is completed run </w:t>
      </w:r>
      <w:r>
        <w:rPr>
          <w:b/>
          <w:sz w:val="24"/>
        </w:rPr>
        <w:t xml:space="preserve">awk file </w:t>
      </w:r>
      <w:r>
        <w:rPr>
          <w:sz w:val="24"/>
        </w:rPr>
        <w:t>to see the output,</w:t>
      </w:r>
    </w:p>
    <w:p w14:paraId="06E9CB8D" w14:textId="77777777" w:rsidR="00C40D21" w:rsidRDefault="00C40D21" w:rsidP="00C40D21">
      <w:pPr>
        <w:pStyle w:val="Heading1"/>
        <w:numPr>
          <w:ilvl w:val="0"/>
          <w:numId w:val="7"/>
        </w:numPr>
        <w:tabs>
          <w:tab w:val="left" w:pos="2261"/>
        </w:tabs>
        <w:ind w:hanging="307"/>
      </w:pPr>
      <w:r>
        <w:t xml:space="preserve">[root@localhost~]# awk  –f  lab3.awk  file1.tr  </w:t>
      </w:r>
      <w:r>
        <w:rPr>
          <w:b w:val="0"/>
        </w:rPr>
        <w:t>&gt;</w:t>
      </w:r>
      <w:r>
        <w:t>a1</w:t>
      </w:r>
    </w:p>
    <w:p w14:paraId="52328D7B" w14:textId="77777777" w:rsidR="00C40D21" w:rsidRDefault="00C40D21" w:rsidP="00C40D21">
      <w:pPr>
        <w:pStyle w:val="ListParagraph"/>
        <w:widowControl w:val="0"/>
        <w:numPr>
          <w:ilvl w:val="0"/>
          <w:numId w:val="7"/>
        </w:numPr>
        <w:tabs>
          <w:tab w:val="left" w:pos="2261"/>
        </w:tabs>
        <w:spacing w:after="0" w:line="240" w:lineRule="auto"/>
        <w:ind w:hanging="374"/>
        <w:contextualSpacing w:val="0"/>
        <w:rPr>
          <w:b/>
          <w:sz w:val="24"/>
        </w:rPr>
      </w:pPr>
      <w:r>
        <w:rPr>
          <w:b/>
          <w:sz w:val="24"/>
        </w:rPr>
        <w:t xml:space="preserve">[root@localhost~]# awk  –f  lab3.awk  file2.tr  </w:t>
      </w:r>
      <w:r>
        <w:rPr>
          <w:sz w:val="24"/>
        </w:rPr>
        <w:t>&gt;</w:t>
      </w:r>
      <w:r>
        <w:rPr>
          <w:b/>
          <w:sz w:val="24"/>
        </w:rPr>
        <w:t>a2</w:t>
      </w:r>
    </w:p>
    <w:p w14:paraId="786A766E" w14:textId="77777777" w:rsidR="00C40D21" w:rsidRDefault="00C40D21" w:rsidP="00C40D21">
      <w:pPr>
        <w:pStyle w:val="ListParagraph"/>
        <w:widowControl w:val="0"/>
        <w:numPr>
          <w:ilvl w:val="0"/>
          <w:numId w:val="7"/>
        </w:numPr>
        <w:tabs>
          <w:tab w:val="left" w:pos="2261"/>
        </w:tabs>
        <w:spacing w:after="0" w:line="240" w:lineRule="auto"/>
        <w:ind w:hanging="439"/>
        <w:contextualSpacing w:val="0"/>
        <w:rPr>
          <w:b/>
          <w:sz w:val="24"/>
        </w:rPr>
      </w:pPr>
      <w:r>
        <w:rPr>
          <w:b/>
          <w:sz w:val="24"/>
        </w:rPr>
        <w:t>[root@localhost~]# xgraph a1 a2</w:t>
      </w:r>
    </w:p>
    <w:p w14:paraId="274E567E" w14:textId="77777777" w:rsidR="00C40D21" w:rsidRDefault="00C40D21" w:rsidP="00C40D21">
      <w:pPr>
        <w:pStyle w:val="ListParagraph"/>
        <w:widowControl w:val="0"/>
        <w:numPr>
          <w:ilvl w:val="0"/>
          <w:numId w:val="6"/>
        </w:numPr>
        <w:tabs>
          <w:tab w:val="left" w:pos="821"/>
        </w:tabs>
        <w:spacing w:after="0" w:line="240" w:lineRule="auto"/>
        <w:ind w:right="380"/>
        <w:contextualSpacing w:val="0"/>
        <w:rPr>
          <w:sz w:val="24"/>
        </w:rPr>
      </w:pPr>
      <w:r>
        <w:rPr>
          <w:sz w:val="24"/>
        </w:rPr>
        <w:t xml:space="preserve">Here we are using the congestion window trace files i.e. </w:t>
      </w:r>
      <w:r>
        <w:rPr>
          <w:b/>
          <w:sz w:val="24"/>
        </w:rPr>
        <w:t xml:space="preserve">file1.tr </w:t>
      </w:r>
      <w:r>
        <w:rPr>
          <w:sz w:val="24"/>
        </w:rPr>
        <w:t xml:space="preserve">and </w:t>
      </w:r>
      <w:r>
        <w:rPr>
          <w:b/>
          <w:sz w:val="24"/>
        </w:rPr>
        <w:t xml:space="preserve">file2.tr </w:t>
      </w:r>
      <w:r>
        <w:rPr>
          <w:sz w:val="24"/>
        </w:rPr>
        <w:t xml:space="preserve">and we are redirecting the contents of those files to new files say </w:t>
      </w:r>
      <w:r>
        <w:rPr>
          <w:b/>
          <w:sz w:val="24"/>
        </w:rPr>
        <w:t xml:space="preserve">a1 </w:t>
      </w:r>
      <w:r>
        <w:rPr>
          <w:sz w:val="24"/>
        </w:rPr>
        <w:t xml:space="preserve">and </w:t>
      </w:r>
      <w:r>
        <w:rPr>
          <w:b/>
          <w:sz w:val="24"/>
        </w:rPr>
        <w:t xml:space="preserve">a2 </w:t>
      </w:r>
      <w:r>
        <w:rPr>
          <w:sz w:val="24"/>
        </w:rPr>
        <w:t xml:space="preserve">using </w:t>
      </w:r>
      <w:r>
        <w:rPr>
          <w:b/>
          <w:sz w:val="24"/>
        </w:rPr>
        <w:t>output redirection operator (&gt;)</w:t>
      </w:r>
      <w:r>
        <w:rPr>
          <w:sz w:val="24"/>
        </w:rPr>
        <w:t>.</w:t>
      </w:r>
    </w:p>
    <w:p w14:paraId="0358F56C" w14:textId="77777777" w:rsidR="00C40D21" w:rsidRDefault="00C40D21" w:rsidP="00C40D21">
      <w:pPr>
        <w:pStyle w:val="ListParagraph"/>
        <w:widowControl w:val="0"/>
        <w:numPr>
          <w:ilvl w:val="0"/>
          <w:numId w:val="6"/>
        </w:numPr>
        <w:tabs>
          <w:tab w:val="left" w:pos="821"/>
        </w:tabs>
        <w:spacing w:after="0" w:line="240" w:lineRule="auto"/>
        <w:contextualSpacing w:val="0"/>
        <w:rPr>
          <w:sz w:val="24"/>
        </w:rPr>
      </w:pPr>
      <w:r>
        <w:rPr>
          <w:sz w:val="24"/>
        </w:rPr>
        <w:t>To see the trace file contents open the file as,</w:t>
      </w:r>
    </w:p>
    <w:p w14:paraId="06CBD4F4" w14:textId="77777777" w:rsidR="00C40D21" w:rsidRDefault="00C40D21" w:rsidP="00C40D21">
      <w:pPr>
        <w:pStyle w:val="Heading1"/>
        <w:ind w:left="2080"/>
      </w:pPr>
      <w:r>
        <w:t>[root@localhost~]# gedit lab3.tr</w:t>
      </w:r>
    </w:p>
    <w:p w14:paraId="54B54844" w14:textId="77777777" w:rsidR="00C40D21" w:rsidRDefault="00C40D21" w:rsidP="00C40D21">
      <w:pPr>
        <w:pStyle w:val="Heading1"/>
        <w:spacing w:before="170"/>
      </w:pPr>
      <w:r>
        <w:rPr>
          <w:u w:val="thick"/>
        </w:rPr>
        <w:t>Topology</w:t>
      </w:r>
    </w:p>
    <w:p w14:paraId="49A23850" w14:textId="77777777" w:rsidR="00C40D21" w:rsidRDefault="00C40D21" w:rsidP="00C40D21">
      <w:pPr>
        <w:pStyle w:val="BodyText"/>
        <w:spacing w:before="7"/>
        <w:rPr>
          <w:b/>
          <w:sz w:val="20"/>
        </w:rPr>
      </w:pPr>
      <w:r>
        <w:rPr>
          <w:noProof/>
          <w:lang w:val="en-IN" w:eastAsia="en-IN"/>
        </w:rPr>
        <w:drawing>
          <wp:anchor distT="0" distB="0" distL="0" distR="0" simplePos="0" relativeHeight="251664384" behindDoc="0" locked="0" layoutInCell="1" allowOverlap="1" wp14:anchorId="6F4B5E34" wp14:editId="3969E674">
            <wp:simplePos x="0" y="0"/>
            <wp:positionH relativeFrom="page">
              <wp:posOffset>1257300</wp:posOffset>
            </wp:positionH>
            <wp:positionV relativeFrom="paragraph">
              <wp:posOffset>177800</wp:posOffset>
            </wp:positionV>
            <wp:extent cx="5172075" cy="34956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3495675"/>
                    </a:xfrm>
                    <a:prstGeom prst="rect">
                      <a:avLst/>
                    </a:prstGeom>
                    <a:noFill/>
                  </pic:spPr>
                </pic:pic>
              </a:graphicData>
            </a:graphic>
            <wp14:sizeRelH relativeFrom="margin">
              <wp14:pctWidth>0</wp14:pctWidth>
            </wp14:sizeRelH>
            <wp14:sizeRelV relativeFrom="margin">
              <wp14:pctHeight>0</wp14:pctHeight>
            </wp14:sizeRelV>
          </wp:anchor>
        </w:drawing>
      </w:r>
    </w:p>
    <w:p w14:paraId="6F572635" w14:textId="77777777" w:rsidR="00C40D21" w:rsidRDefault="00C40D21" w:rsidP="00C40D21">
      <w:pPr>
        <w:pStyle w:val="BodyText"/>
        <w:spacing w:before="4"/>
        <w:rPr>
          <w:b/>
          <w:sz w:val="21"/>
        </w:rPr>
      </w:pPr>
    </w:p>
    <w:p w14:paraId="449E2686" w14:textId="77777777" w:rsidR="00C40D21" w:rsidRDefault="00C40D21" w:rsidP="00C40D21">
      <w:pPr>
        <w:ind w:left="100"/>
        <w:rPr>
          <w:b/>
          <w:sz w:val="24"/>
        </w:rPr>
      </w:pPr>
      <w:r>
        <w:rPr>
          <w:b/>
          <w:sz w:val="24"/>
          <w:u w:val="thick"/>
        </w:rPr>
        <w:t>Output</w:t>
      </w:r>
    </w:p>
    <w:p w14:paraId="0238C7E9" w14:textId="77777777" w:rsidR="00C40D21" w:rsidRDefault="00C40D21" w:rsidP="00C40D21">
      <w:pPr>
        <w:pStyle w:val="BodyText"/>
        <w:spacing w:before="7"/>
        <w:rPr>
          <w:b/>
          <w:sz w:val="20"/>
        </w:rPr>
      </w:pPr>
      <w:r>
        <w:rPr>
          <w:noProof/>
          <w:lang w:val="en-IN" w:eastAsia="en-IN"/>
        </w:rPr>
        <w:drawing>
          <wp:anchor distT="0" distB="0" distL="0" distR="0" simplePos="0" relativeHeight="251665408" behindDoc="0" locked="0" layoutInCell="1" allowOverlap="1" wp14:anchorId="2EBAC9D5" wp14:editId="4EDDB41D">
            <wp:simplePos x="0" y="0"/>
            <wp:positionH relativeFrom="page">
              <wp:posOffset>1257300</wp:posOffset>
            </wp:positionH>
            <wp:positionV relativeFrom="paragraph">
              <wp:posOffset>180975</wp:posOffset>
            </wp:positionV>
            <wp:extent cx="5143500" cy="3409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409950"/>
                    </a:xfrm>
                    <a:prstGeom prst="rect">
                      <a:avLst/>
                    </a:prstGeom>
                    <a:noFill/>
                  </pic:spPr>
                </pic:pic>
              </a:graphicData>
            </a:graphic>
            <wp14:sizeRelH relativeFrom="margin">
              <wp14:pctWidth>0</wp14:pctWidth>
            </wp14:sizeRelH>
            <wp14:sizeRelV relativeFrom="margin">
              <wp14:pctHeight>0</wp14:pctHeight>
            </wp14:sizeRelV>
          </wp:anchor>
        </w:drawing>
      </w:r>
    </w:p>
    <w:p w14:paraId="5759F854" w14:textId="77777777" w:rsidR="00C40D21" w:rsidRDefault="00C40D21" w:rsidP="00C40D21">
      <w:pPr>
        <w:pStyle w:val="BodyText"/>
        <w:rPr>
          <w:b/>
        </w:rPr>
      </w:pPr>
    </w:p>
    <w:p w14:paraId="3198A1AF" w14:textId="77777777" w:rsidR="00C40D21" w:rsidRDefault="00C40D21" w:rsidP="00C40D21">
      <w:pPr>
        <w:pStyle w:val="BodyText"/>
        <w:ind w:left="527" w:right="345"/>
      </w:pPr>
    </w:p>
    <w:p w14:paraId="477F8805" w14:textId="77777777" w:rsidR="00C40D21" w:rsidRDefault="00C40D21" w:rsidP="00C40D21">
      <w:pPr>
        <w:pStyle w:val="Heading1"/>
        <w:spacing w:before="91"/>
        <w:rPr>
          <w:u w:val="thick"/>
        </w:rPr>
      </w:pPr>
    </w:p>
    <w:p w14:paraId="029212AB" w14:textId="77777777" w:rsidR="00C40D21" w:rsidRDefault="00C40D21" w:rsidP="00C40D21">
      <w:pPr>
        <w:pStyle w:val="Heading1"/>
        <w:spacing w:before="91"/>
        <w:rPr>
          <w:u w:val="thick"/>
        </w:rPr>
      </w:pPr>
    </w:p>
    <w:p w14:paraId="38E2DE59" w14:textId="77777777" w:rsidR="00C40D21" w:rsidRDefault="00C40D21" w:rsidP="00C40D21">
      <w:pPr>
        <w:pStyle w:val="Heading1"/>
        <w:spacing w:before="91"/>
        <w:rPr>
          <w:u w:val="thick"/>
        </w:rPr>
      </w:pPr>
    </w:p>
    <w:p w14:paraId="0EA56625" w14:textId="77777777" w:rsidR="00C40D21" w:rsidRDefault="00C40D21" w:rsidP="00C40D21">
      <w:pPr>
        <w:pStyle w:val="Heading1"/>
        <w:spacing w:before="91"/>
      </w:pPr>
      <w:r>
        <w:rPr>
          <w:u w:val="thick"/>
        </w:rPr>
        <w:t>Steps for execution Program 4</w:t>
      </w:r>
    </w:p>
    <w:p w14:paraId="7A4C4F76" w14:textId="77777777" w:rsidR="00C40D21" w:rsidRDefault="00C40D21" w:rsidP="00C40D21">
      <w:pPr>
        <w:pStyle w:val="ListParagraph"/>
        <w:widowControl w:val="0"/>
        <w:numPr>
          <w:ilvl w:val="0"/>
          <w:numId w:val="8"/>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5C9160A5" w14:textId="77777777" w:rsidR="00C40D21" w:rsidRDefault="00C40D21" w:rsidP="00C40D21">
      <w:pPr>
        <w:pStyle w:val="Heading1"/>
        <w:ind w:left="2080"/>
      </w:pPr>
      <w:r>
        <w:t>[root@localhost ~]# gedit lab4.tcl</w:t>
      </w:r>
    </w:p>
    <w:p w14:paraId="503580AB" w14:textId="77777777" w:rsidR="00C40D21" w:rsidRDefault="00C40D21" w:rsidP="00C40D21">
      <w:pPr>
        <w:pStyle w:val="ListParagraph"/>
        <w:widowControl w:val="0"/>
        <w:numPr>
          <w:ilvl w:val="0"/>
          <w:numId w:val="8"/>
        </w:numPr>
        <w:tabs>
          <w:tab w:val="left" w:pos="821"/>
        </w:tabs>
        <w:spacing w:after="0" w:line="240" w:lineRule="auto"/>
        <w:ind w:right="766"/>
        <w:contextualSpacing w:val="0"/>
        <w:rPr>
          <w:sz w:val="24"/>
        </w:rPr>
      </w:pPr>
      <w:r>
        <w:rPr>
          <w:sz w:val="24"/>
        </w:rPr>
        <w:t>Save the program and exit.</w:t>
      </w:r>
    </w:p>
    <w:p w14:paraId="2F95FB16" w14:textId="77777777" w:rsidR="00C40D21" w:rsidRDefault="00C40D21" w:rsidP="00C40D21">
      <w:pPr>
        <w:pStyle w:val="ListParagraph"/>
        <w:widowControl w:val="0"/>
        <w:numPr>
          <w:ilvl w:val="0"/>
          <w:numId w:val="8"/>
        </w:numPr>
        <w:tabs>
          <w:tab w:val="left" w:pos="821"/>
        </w:tabs>
        <w:spacing w:after="0" w:line="240" w:lineRule="auto"/>
        <w:ind w:right="707"/>
        <w:contextualSpacing w:val="0"/>
        <w:rPr>
          <w:sz w:val="24"/>
        </w:rPr>
      </w:pPr>
      <w:r>
        <w:rPr>
          <w:sz w:val="24"/>
        </w:rPr>
        <w:t xml:space="preserve">Open vi editor and type </w:t>
      </w:r>
      <w:r>
        <w:rPr>
          <w:b/>
          <w:sz w:val="24"/>
        </w:rPr>
        <w:t xml:space="preserve">awk </w:t>
      </w:r>
      <w:r>
        <w:rPr>
          <w:sz w:val="24"/>
        </w:rPr>
        <w:t>program. Program name should have the extension “</w:t>
      </w:r>
      <w:r>
        <w:rPr>
          <w:b/>
          <w:sz w:val="24"/>
        </w:rPr>
        <w:t>.awk</w:t>
      </w:r>
      <w:r>
        <w:rPr>
          <w:sz w:val="24"/>
        </w:rPr>
        <w:t>”</w:t>
      </w:r>
    </w:p>
    <w:p w14:paraId="27CE421A" w14:textId="77777777" w:rsidR="00C40D21" w:rsidRDefault="00C40D21" w:rsidP="00C40D21">
      <w:pPr>
        <w:pStyle w:val="Heading1"/>
        <w:ind w:left="2080"/>
      </w:pPr>
      <w:r>
        <w:t>[root@localhost ~]# gedit lab4.awk</w:t>
      </w:r>
    </w:p>
    <w:p w14:paraId="2ECAA162" w14:textId="77777777" w:rsidR="00C40D21" w:rsidRDefault="00C40D21" w:rsidP="00C40D21">
      <w:pPr>
        <w:pStyle w:val="ListParagraph"/>
        <w:widowControl w:val="0"/>
        <w:numPr>
          <w:ilvl w:val="0"/>
          <w:numId w:val="8"/>
        </w:numPr>
        <w:tabs>
          <w:tab w:val="left" w:pos="821"/>
        </w:tabs>
        <w:spacing w:after="0" w:line="240" w:lineRule="auto"/>
        <w:ind w:right="766"/>
        <w:contextualSpacing w:val="0"/>
        <w:rPr>
          <w:sz w:val="24"/>
        </w:rPr>
      </w:pPr>
      <w:r>
        <w:rPr>
          <w:sz w:val="24"/>
        </w:rPr>
        <w:t>Save the program and exit.</w:t>
      </w:r>
    </w:p>
    <w:p w14:paraId="2E9E0073" w14:textId="77777777" w:rsidR="00C40D21" w:rsidRDefault="00C40D21" w:rsidP="00C40D21">
      <w:pPr>
        <w:pStyle w:val="ListParagraph"/>
        <w:widowControl w:val="0"/>
        <w:numPr>
          <w:ilvl w:val="0"/>
          <w:numId w:val="8"/>
        </w:numPr>
        <w:tabs>
          <w:tab w:val="left" w:pos="821"/>
        </w:tabs>
        <w:spacing w:after="0" w:line="240" w:lineRule="auto"/>
        <w:contextualSpacing w:val="0"/>
        <w:rPr>
          <w:sz w:val="24"/>
        </w:rPr>
      </w:pPr>
      <w:r>
        <w:rPr>
          <w:sz w:val="24"/>
        </w:rPr>
        <w:t>Run the simulation program</w:t>
      </w:r>
    </w:p>
    <w:p w14:paraId="7E83F911" w14:textId="77777777" w:rsidR="00C40D21" w:rsidRDefault="00C40D21" w:rsidP="00C40D21">
      <w:pPr>
        <w:pStyle w:val="Heading1"/>
        <w:ind w:left="2080"/>
      </w:pPr>
      <w:r>
        <w:t>[root@localhost~]# ns lab4.tcl</w:t>
      </w:r>
    </w:p>
    <w:p w14:paraId="27F6F158" w14:textId="77777777" w:rsidR="00C40D21" w:rsidRDefault="00C40D21" w:rsidP="00C40D21">
      <w:pPr>
        <w:pStyle w:val="ListParagraph"/>
        <w:widowControl w:val="0"/>
        <w:numPr>
          <w:ilvl w:val="2"/>
          <w:numId w:val="5"/>
        </w:numPr>
        <w:tabs>
          <w:tab w:val="left" w:pos="1901"/>
        </w:tabs>
        <w:spacing w:after="0" w:line="240" w:lineRule="auto"/>
        <w:ind w:left="1900" w:right="247" w:hanging="720"/>
        <w:contextualSpacing w:val="0"/>
        <w:rPr>
          <w:sz w:val="24"/>
        </w:rPr>
      </w:pPr>
      <w:r>
        <w:rPr>
          <w:sz w:val="24"/>
        </w:rPr>
        <w:t xml:space="preserve">Here </w:t>
      </w:r>
      <w:r>
        <w:rPr>
          <w:b/>
          <w:sz w:val="24"/>
        </w:rPr>
        <w:t xml:space="preserve">“ns” </w:t>
      </w:r>
      <w:r>
        <w:rPr>
          <w:sz w:val="24"/>
        </w:rPr>
        <w:t>indicates network simulator. We get the topology shown in the snapshot.</w:t>
      </w:r>
    </w:p>
    <w:p w14:paraId="479593A9" w14:textId="77777777" w:rsidR="00C40D21" w:rsidRDefault="00C40D21" w:rsidP="00C40D21">
      <w:pPr>
        <w:pStyle w:val="ListParagraph"/>
        <w:widowControl w:val="0"/>
        <w:numPr>
          <w:ilvl w:val="2"/>
          <w:numId w:val="5"/>
        </w:numPr>
        <w:tabs>
          <w:tab w:val="left" w:pos="1901"/>
        </w:tabs>
        <w:spacing w:after="0" w:line="240" w:lineRule="auto"/>
        <w:ind w:left="1900" w:right="467" w:hanging="720"/>
        <w:contextualSpacing w:val="0"/>
        <w:rPr>
          <w:sz w:val="24"/>
        </w:rPr>
      </w:pPr>
      <w:r>
        <w:rPr>
          <w:sz w:val="24"/>
        </w:rPr>
        <w:t>Now press the play button in the simulation window and the simulation will begin.</w:t>
      </w:r>
    </w:p>
    <w:p w14:paraId="504E9A4D" w14:textId="77777777" w:rsidR="00C40D21" w:rsidRDefault="00C40D21" w:rsidP="00C40D21">
      <w:pPr>
        <w:pStyle w:val="ListParagraph"/>
        <w:widowControl w:val="0"/>
        <w:numPr>
          <w:ilvl w:val="0"/>
          <w:numId w:val="8"/>
        </w:numPr>
        <w:tabs>
          <w:tab w:val="left" w:pos="821"/>
        </w:tabs>
        <w:spacing w:after="0" w:line="240" w:lineRule="auto"/>
        <w:contextualSpacing w:val="0"/>
        <w:rPr>
          <w:sz w:val="24"/>
        </w:rPr>
      </w:pPr>
      <w:r>
        <w:rPr>
          <w:sz w:val="24"/>
        </w:rPr>
        <w:t xml:space="preserve">After simulation is completed run </w:t>
      </w:r>
      <w:r>
        <w:rPr>
          <w:b/>
          <w:sz w:val="24"/>
        </w:rPr>
        <w:t xml:space="preserve">awk file </w:t>
      </w:r>
      <w:r>
        <w:rPr>
          <w:sz w:val="24"/>
        </w:rPr>
        <w:t>to see the output,</w:t>
      </w:r>
    </w:p>
    <w:p w14:paraId="728268FE" w14:textId="77777777" w:rsidR="00C40D21" w:rsidRDefault="00C40D21" w:rsidP="00C40D21">
      <w:pPr>
        <w:pStyle w:val="Heading1"/>
        <w:ind w:left="2080"/>
      </w:pPr>
      <w:r>
        <w:t>[root@localhost~]# awk  –f  lab4.awk lab4.tr</w:t>
      </w:r>
    </w:p>
    <w:p w14:paraId="1002BD21" w14:textId="77777777" w:rsidR="00C40D21" w:rsidRDefault="00C40D21" w:rsidP="00C40D21">
      <w:pPr>
        <w:pStyle w:val="ListParagraph"/>
        <w:widowControl w:val="0"/>
        <w:numPr>
          <w:ilvl w:val="0"/>
          <w:numId w:val="8"/>
        </w:numPr>
        <w:tabs>
          <w:tab w:val="left" w:pos="821"/>
        </w:tabs>
        <w:spacing w:after="0" w:line="240" w:lineRule="auto"/>
        <w:contextualSpacing w:val="0"/>
        <w:rPr>
          <w:sz w:val="24"/>
        </w:rPr>
      </w:pPr>
      <w:r>
        <w:rPr>
          <w:sz w:val="24"/>
        </w:rPr>
        <w:t>To see the trace file contents open the file as,</w:t>
      </w:r>
    </w:p>
    <w:p w14:paraId="541E6158" w14:textId="77777777" w:rsidR="00C40D21" w:rsidRDefault="00C40D21" w:rsidP="00C40D21">
      <w:pPr>
        <w:pStyle w:val="Heading1"/>
        <w:ind w:left="2080"/>
      </w:pPr>
      <w:r>
        <w:t>[root@localhost~]# gedit lab4.tr</w:t>
      </w:r>
    </w:p>
    <w:p w14:paraId="2C895C50" w14:textId="77777777" w:rsidR="00C40D21" w:rsidRDefault="00C40D21" w:rsidP="00C40D21">
      <w:pPr>
        <w:ind w:left="100"/>
        <w:rPr>
          <w:b/>
          <w:sz w:val="24"/>
        </w:rPr>
      </w:pPr>
      <w:r>
        <w:rPr>
          <w:b/>
          <w:sz w:val="24"/>
          <w:u w:val="thick"/>
        </w:rPr>
        <w:t>Topology</w:t>
      </w:r>
    </w:p>
    <w:p w14:paraId="2CA73FC2" w14:textId="77777777" w:rsidR="00C40D21" w:rsidRDefault="00C40D21" w:rsidP="00C40D21">
      <w:pPr>
        <w:pStyle w:val="BodyText"/>
        <w:ind w:left="383"/>
        <w:rPr>
          <w:sz w:val="20"/>
        </w:rPr>
      </w:pPr>
      <w:r>
        <w:rPr>
          <w:noProof/>
          <w:sz w:val="20"/>
          <w:lang w:val="en-IN" w:eastAsia="en-IN"/>
        </w:rPr>
        <w:drawing>
          <wp:inline distT="0" distB="0" distL="0" distR="0" wp14:anchorId="2A539E2B" wp14:editId="64E7A518">
            <wp:extent cx="5378450" cy="3860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8450" cy="3860800"/>
                    </a:xfrm>
                    <a:prstGeom prst="rect">
                      <a:avLst/>
                    </a:prstGeom>
                    <a:noFill/>
                    <a:ln>
                      <a:noFill/>
                    </a:ln>
                  </pic:spPr>
                </pic:pic>
              </a:graphicData>
            </a:graphic>
          </wp:inline>
        </w:drawing>
      </w:r>
    </w:p>
    <w:p w14:paraId="2745AF06" w14:textId="77777777" w:rsidR="00C40D21" w:rsidRDefault="00C40D21" w:rsidP="00C40D21">
      <w:pPr>
        <w:pStyle w:val="BodyText"/>
        <w:spacing w:before="3"/>
        <w:ind w:right="1"/>
        <w:jc w:val="center"/>
      </w:pPr>
      <w:r>
        <w:t>Node 1 and 2 are communicating</w:t>
      </w:r>
    </w:p>
    <w:p w14:paraId="37583FD7" w14:textId="77777777" w:rsidR="00C40D21" w:rsidRDefault="00C40D21" w:rsidP="00C40D21">
      <w:pPr>
        <w:pStyle w:val="Heading1"/>
        <w:spacing w:before="170"/>
        <w:ind w:left="120" w:right="829"/>
        <w:rPr>
          <w:u w:val="thick"/>
        </w:rPr>
      </w:pPr>
    </w:p>
    <w:p w14:paraId="4F95D998" w14:textId="77777777" w:rsidR="00C40D21" w:rsidRDefault="00C40D21" w:rsidP="00C40D21">
      <w:pPr>
        <w:pStyle w:val="Heading1"/>
        <w:spacing w:before="170"/>
        <w:ind w:left="120" w:right="829"/>
        <w:rPr>
          <w:u w:val="thick"/>
        </w:rPr>
      </w:pPr>
    </w:p>
    <w:p w14:paraId="42C988CA" w14:textId="77777777" w:rsidR="00C40D21" w:rsidRDefault="00C40D21" w:rsidP="00C40D21">
      <w:pPr>
        <w:pStyle w:val="Heading1"/>
        <w:spacing w:before="170"/>
        <w:ind w:left="120" w:right="829"/>
        <w:rPr>
          <w:u w:val="thick"/>
        </w:rPr>
      </w:pPr>
    </w:p>
    <w:p w14:paraId="48918ECA" w14:textId="77777777" w:rsidR="00C40D21" w:rsidRDefault="00C40D21" w:rsidP="00C40D21">
      <w:pPr>
        <w:pStyle w:val="Heading1"/>
        <w:spacing w:before="170"/>
        <w:ind w:left="120" w:right="829"/>
      </w:pPr>
      <w:r>
        <w:rPr>
          <w:u w:val="thick"/>
        </w:rPr>
        <w:t>Trace file</w:t>
      </w:r>
    </w:p>
    <w:p w14:paraId="131FBA52" w14:textId="77777777" w:rsidR="00C40D21" w:rsidRDefault="00C40D21" w:rsidP="00C40D21">
      <w:pPr>
        <w:pStyle w:val="BodyText"/>
        <w:ind w:left="120" w:right="319"/>
        <w:rPr>
          <w:noProof/>
        </w:rPr>
      </w:pPr>
    </w:p>
    <w:p w14:paraId="433B9496" w14:textId="77777777" w:rsidR="00C40D21" w:rsidRDefault="00C40D21" w:rsidP="00C40D21">
      <w:pPr>
        <w:pStyle w:val="BodyText"/>
        <w:ind w:left="120" w:right="319"/>
      </w:pPr>
      <w:r>
        <w:rPr>
          <w:noProof/>
          <w:lang w:val="en-IN" w:eastAsia="en-IN"/>
        </w:rPr>
        <w:drawing>
          <wp:anchor distT="0" distB="0" distL="0" distR="0" simplePos="0" relativeHeight="251666432" behindDoc="0" locked="0" layoutInCell="1" allowOverlap="1" wp14:anchorId="25B582E1" wp14:editId="3F6AC090">
            <wp:simplePos x="0" y="0"/>
            <wp:positionH relativeFrom="page">
              <wp:posOffset>1085850</wp:posOffset>
            </wp:positionH>
            <wp:positionV relativeFrom="paragraph">
              <wp:posOffset>371475</wp:posOffset>
            </wp:positionV>
            <wp:extent cx="5372100" cy="30765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3076575"/>
                    </a:xfrm>
                    <a:prstGeom prst="rect">
                      <a:avLst/>
                    </a:prstGeom>
                    <a:noFill/>
                  </pic:spPr>
                </pic:pic>
              </a:graphicData>
            </a:graphic>
            <wp14:sizeRelH relativeFrom="margin">
              <wp14:pctWidth>0</wp14:pctWidth>
            </wp14:sizeRelH>
            <wp14:sizeRelV relativeFrom="margin">
              <wp14:pctHeight>0</wp14:pctHeight>
            </wp14:sizeRelV>
          </wp:anchor>
        </w:drawing>
      </w:r>
      <w:r>
        <w:t xml:space="preserve">Here </w:t>
      </w:r>
      <w:r>
        <w:rPr>
          <w:b/>
        </w:rPr>
        <w:t xml:space="preserve">“M” </w:t>
      </w:r>
      <w:r>
        <w:t xml:space="preserve">indicates mobile nodes, </w:t>
      </w:r>
      <w:r>
        <w:rPr>
          <w:b/>
        </w:rPr>
        <w:t xml:space="preserve">“AGT” </w:t>
      </w:r>
      <w:r>
        <w:t xml:space="preserve">indicates Agent Trace, </w:t>
      </w:r>
      <w:r>
        <w:rPr>
          <w:b/>
        </w:rPr>
        <w:t xml:space="preserve">“RTR” </w:t>
      </w:r>
      <w:r>
        <w:t>indicates Router Trace</w:t>
      </w:r>
    </w:p>
    <w:p w14:paraId="5FC00C31" w14:textId="77777777" w:rsidR="00C40D21" w:rsidRDefault="00C40D21" w:rsidP="00C40D21">
      <w:pPr>
        <w:pStyle w:val="BodyText"/>
        <w:ind w:left="120" w:right="319"/>
      </w:pPr>
    </w:p>
    <w:p w14:paraId="65A09B80" w14:textId="77777777" w:rsidR="00C40D21" w:rsidRDefault="00C40D21" w:rsidP="00C40D21">
      <w:pPr>
        <w:pStyle w:val="Heading1"/>
        <w:spacing w:before="115"/>
        <w:ind w:left="120" w:right="829"/>
        <w:rPr>
          <w:u w:val="thick"/>
        </w:rPr>
      </w:pPr>
      <w:r>
        <w:rPr>
          <w:u w:val="thick"/>
        </w:rPr>
        <w:t>Output</w:t>
      </w:r>
    </w:p>
    <w:p w14:paraId="5D7A6653" w14:textId="77777777" w:rsidR="00C40D21" w:rsidRDefault="00C40D21" w:rsidP="00C40D21">
      <w:pPr>
        <w:pStyle w:val="Heading1"/>
        <w:spacing w:before="115"/>
        <w:ind w:left="120" w:right="829"/>
      </w:pPr>
    </w:p>
    <w:p w14:paraId="3BB45C6A" w14:textId="77777777" w:rsidR="00C40D21" w:rsidRDefault="00C40D21" w:rsidP="00C40D21">
      <w:pPr>
        <w:pStyle w:val="BodyText"/>
        <w:ind w:left="108"/>
        <w:rPr>
          <w:sz w:val="20"/>
        </w:rPr>
      </w:pPr>
      <w:r>
        <w:rPr>
          <w:noProof/>
          <w:sz w:val="20"/>
          <w:lang w:val="en-IN" w:eastAsia="en-IN"/>
        </w:rPr>
        <w:drawing>
          <wp:inline distT="0" distB="0" distL="0" distR="0" wp14:anchorId="7D6A3172" wp14:editId="6DF7DA26">
            <wp:extent cx="5467350" cy="327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3270250"/>
                    </a:xfrm>
                    <a:prstGeom prst="rect">
                      <a:avLst/>
                    </a:prstGeom>
                    <a:noFill/>
                    <a:ln>
                      <a:noFill/>
                    </a:ln>
                  </pic:spPr>
                </pic:pic>
              </a:graphicData>
            </a:graphic>
          </wp:inline>
        </w:drawing>
      </w:r>
    </w:p>
    <w:p w14:paraId="114A1551" w14:textId="77777777" w:rsidR="00C40D21" w:rsidRDefault="00C40D21" w:rsidP="00C40D21">
      <w:pPr>
        <w:pStyle w:val="BodyText"/>
        <w:rPr>
          <w:b/>
        </w:rPr>
      </w:pPr>
      <w:r>
        <w:rPr>
          <w:noProof/>
          <w:lang w:val="en-IN" w:eastAsia="en-IN"/>
        </w:rPr>
        <w:drawing>
          <wp:anchor distT="0" distB="0" distL="0" distR="0" simplePos="0" relativeHeight="251667456" behindDoc="0" locked="0" layoutInCell="1" allowOverlap="1" wp14:anchorId="5878C7D5" wp14:editId="2C97231A">
            <wp:simplePos x="0" y="0"/>
            <wp:positionH relativeFrom="page">
              <wp:posOffset>872490</wp:posOffset>
            </wp:positionH>
            <wp:positionV relativeFrom="paragraph">
              <wp:posOffset>154940</wp:posOffset>
            </wp:positionV>
            <wp:extent cx="5504180" cy="3633470"/>
            <wp:effectExtent l="0" t="0" r="127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180" cy="3633470"/>
                    </a:xfrm>
                    <a:prstGeom prst="rect">
                      <a:avLst/>
                    </a:prstGeom>
                    <a:noFill/>
                  </pic:spPr>
                </pic:pic>
              </a:graphicData>
            </a:graphic>
            <wp14:sizeRelH relativeFrom="page">
              <wp14:pctWidth>0</wp14:pctWidth>
            </wp14:sizeRelH>
            <wp14:sizeRelV relativeFrom="page">
              <wp14:pctHeight>0</wp14:pctHeight>
            </wp14:sizeRelV>
          </wp:anchor>
        </w:drawing>
      </w:r>
    </w:p>
    <w:p w14:paraId="7BCF01BF" w14:textId="77777777" w:rsidR="00C40D21" w:rsidRDefault="00C40D21" w:rsidP="00C40D21">
      <w:pPr>
        <w:pStyle w:val="Heading1"/>
        <w:spacing w:before="91"/>
      </w:pPr>
      <w:r>
        <w:rPr>
          <w:u w:val="thick"/>
        </w:rPr>
        <w:t>Steps for execution Program 5 - GSM</w:t>
      </w:r>
    </w:p>
    <w:p w14:paraId="4F82FA1E" w14:textId="77777777" w:rsidR="00C40D21" w:rsidRDefault="00C40D21" w:rsidP="00C40D21">
      <w:pPr>
        <w:pStyle w:val="ListParagraph"/>
        <w:widowControl w:val="0"/>
        <w:numPr>
          <w:ilvl w:val="0"/>
          <w:numId w:val="9"/>
        </w:numPr>
        <w:tabs>
          <w:tab w:val="left" w:pos="821"/>
        </w:tabs>
        <w:spacing w:after="0" w:line="240" w:lineRule="auto"/>
        <w:contextualSpacing w:val="0"/>
        <w:rPr>
          <w:sz w:val="24"/>
        </w:rPr>
      </w:pPr>
      <w:r>
        <w:rPr>
          <w:sz w:val="24"/>
        </w:rPr>
        <w:t xml:space="preserve">Go to location </w:t>
      </w:r>
      <w:r>
        <w:rPr>
          <w:b/>
          <w:sz w:val="24"/>
        </w:rPr>
        <w:t xml:space="preserve">Downloads/ns-allinone-2.35/ns-2.35/tcl/ex/wireless-scripts, </w:t>
      </w:r>
      <w:r>
        <w:rPr>
          <w:sz w:val="24"/>
        </w:rPr>
        <w:t>right click in the given location, click on “Open in terminal”, a new terminal would be opened with the location specified above.</w:t>
      </w:r>
    </w:p>
    <w:p w14:paraId="6EC222F1" w14:textId="77777777" w:rsidR="00C40D21" w:rsidRDefault="00C40D21" w:rsidP="00C40D21">
      <w:pPr>
        <w:pStyle w:val="ListParagraph"/>
        <w:widowControl w:val="0"/>
        <w:numPr>
          <w:ilvl w:val="0"/>
          <w:numId w:val="9"/>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28C373C9" w14:textId="77777777" w:rsidR="00C40D21" w:rsidRDefault="00C40D21" w:rsidP="00C40D21">
      <w:pPr>
        <w:pStyle w:val="Heading1"/>
        <w:ind w:left="2080"/>
      </w:pPr>
      <w:r>
        <w:t>[root@localhost ~]# gedit lab5.tcl</w:t>
      </w:r>
    </w:p>
    <w:p w14:paraId="6D3D9FC9" w14:textId="77777777" w:rsidR="00C40D21" w:rsidRDefault="00C40D21" w:rsidP="00C40D21">
      <w:pPr>
        <w:pStyle w:val="ListParagraph"/>
        <w:widowControl w:val="0"/>
        <w:numPr>
          <w:ilvl w:val="0"/>
          <w:numId w:val="9"/>
        </w:numPr>
        <w:tabs>
          <w:tab w:val="left" w:pos="821"/>
        </w:tabs>
        <w:spacing w:after="0" w:line="240" w:lineRule="auto"/>
        <w:ind w:right="766"/>
        <w:contextualSpacing w:val="0"/>
        <w:rPr>
          <w:sz w:val="24"/>
        </w:rPr>
      </w:pPr>
      <w:r>
        <w:rPr>
          <w:sz w:val="24"/>
        </w:rPr>
        <w:t>Save the program and exit.</w:t>
      </w:r>
    </w:p>
    <w:p w14:paraId="7027E3F1" w14:textId="77777777" w:rsidR="00C40D21" w:rsidRDefault="00C40D21" w:rsidP="00C40D21">
      <w:pPr>
        <w:pStyle w:val="ListParagraph"/>
        <w:widowControl w:val="0"/>
        <w:numPr>
          <w:ilvl w:val="0"/>
          <w:numId w:val="9"/>
        </w:numPr>
        <w:tabs>
          <w:tab w:val="left" w:pos="821"/>
        </w:tabs>
        <w:spacing w:after="0" w:line="240" w:lineRule="auto"/>
        <w:contextualSpacing w:val="0"/>
        <w:rPr>
          <w:sz w:val="24"/>
        </w:rPr>
      </w:pPr>
      <w:r>
        <w:rPr>
          <w:sz w:val="24"/>
        </w:rPr>
        <w:t>Run the simulation program</w:t>
      </w:r>
    </w:p>
    <w:p w14:paraId="4560938E" w14:textId="77777777" w:rsidR="00C40D21" w:rsidRDefault="00C40D21" w:rsidP="00C40D21">
      <w:pPr>
        <w:pStyle w:val="Heading1"/>
        <w:ind w:left="2080"/>
      </w:pPr>
      <w:r>
        <w:t>[root@localhost~]# ns lab5.tcl</w:t>
      </w:r>
    </w:p>
    <w:p w14:paraId="250983EE" w14:textId="77777777" w:rsidR="00C40D21" w:rsidRDefault="00C40D21" w:rsidP="00C40D21">
      <w:pPr>
        <w:tabs>
          <w:tab w:val="left" w:pos="821"/>
        </w:tabs>
        <w:ind w:right="766"/>
        <w:rPr>
          <w:sz w:val="24"/>
        </w:rPr>
      </w:pPr>
    </w:p>
    <w:p w14:paraId="79171707" w14:textId="77777777" w:rsidR="00C40D21" w:rsidRDefault="00C40D21" w:rsidP="00C40D21">
      <w:pPr>
        <w:tabs>
          <w:tab w:val="left" w:pos="821"/>
        </w:tabs>
        <w:ind w:right="766"/>
        <w:jc w:val="both"/>
        <w:rPr>
          <w:b/>
          <w:sz w:val="24"/>
        </w:rPr>
      </w:pPr>
      <w:r>
        <w:rPr>
          <w:sz w:val="24"/>
        </w:rPr>
        <w:t>Note: Possible errors while executing: If you find an error with something like</w:t>
      </w:r>
      <w:r>
        <w:rPr>
          <w:b/>
          <w:sz w:val="24"/>
        </w:rPr>
        <w:t xml:space="preserve"> “Can’t locate getopts.pl in @INC”</w:t>
      </w:r>
    </w:p>
    <w:p w14:paraId="05DB5205" w14:textId="77777777" w:rsidR="00C40D21" w:rsidRDefault="00C40D21" w:rsidP="00C40D21">
      <w:pPr>
        <w:tabs>
          <w:tab w:val="left" w:pos="821"/>
        </w:tabs>
        <w:ind w:right="766"/>
        <w:jc w:val="both"/>
        <w:rPr>
          <w:sz w:val="24"/>
        </w:rPr>
      </w:pPr>
      <w:r>
        <w:rPr>
          <w:b/>
          <w:sz w:val="24"/>
        </w:rPr>
        <w:t>Solution</w:t>
      </w:r>
      <w:r>
        <w:rPr>
          <w:sz w:val="24"/>
        </w:rPr>
        <w:t>: Install the below command in the terminal</w:t>
      </w:r>
    </w:p>
    <w:p w14:paraId="49E641A3" w14:textId="77777777" w:rsidR="00C40D21" w:rsidRDefault="00C40D21" w:rsidP="00C40D21">
      <w:pPr>
        <w:tabs>
          <w:tab w:val="left" w:pos="821"/>
        </w:tabs>
        <w:ind w:right="766"/>
        <w:jc w:val="both"/>
        <w:rPr>
          <w:b/>
          <w:sz w:val="24"/>
        </w:rPr>
      </w:pPr>
      <w:r>
        <w:rPr>
          <w:b/>
          <w:sz w:val="24"/>
        </w:rPr>
        <w:t>$sudo apt-get install libperl4-corelibs-perl</w:t>
      </w:r>
    </w:p>
    <w:p w14:paraId="2170F06B" w14:textId="77777777" w:rsidR="00C40D21" w:rsidRDefault="00C40D21" w:rsidP="00C40D21">
      <w:pPr>
        <w:tabs>
          <w:tab w:val="left" w:pos="821"/>
        </w:tabs>
        <w:ind w:right="766"/>
        <w:rPr>
          <w:sz w:val="24"/>
        </w:rPr>
      </w:pPr>
    </w:p>
    <w:p w14:paraId="04C4096C" w14:textId="77777777" w:rsidR="00C40D21" w:rsidRDefault="00C40D21" w:rsidP="00C40D21">
      <w:pPr>
        <w:rPr>
          <w:rFonts w:ascii="Calibri"/>
        </w:rPr>
      </w:pPr>
    </w:p>
    <w:p w14:paraId="6FAA31D3" w14:textId="77777777" w:rsidR="00C40D21" w:rsidRDefault="00C40D21" w:rsidP="00C40D21">
      <w:pPr>
        <w:rPr>
          <w:rFonts w:ascii="Calibri"/>
          <w:b/>
          <w:u w:val="single"/>
        </w:rPr>
      </w:pPr>
      <w:r>
        <w:rPr>
          <w:rFonts w:ascii="Calibri"/>
          <w:b/>
          <w:u w:val="single"/>
        </w:rPr>
        <w:t>Output:</w:t>
      </w:r>
    </w:p>
    <w:p w14:paraId="6F465154" w14:textId="77777777" w:rsidR="00C40D21" w:rsidRDefault="00C40D21" w:rsidP="00C40D21">
      <w:pPr>
        <w:rPr>
          <w:rFonts w:ascii="Calibri"/>
        </w:rPr>
      </w:pPr>
    </w:p>
    <w:p w14:paraId="77AAF015" w14:textId="77777777" w:rsidR="00C40D21" w:rsidRDefault="00C40D21" w:rsidP="00C40D21">
      <w:pPr>
        <w:rPr>
          <w:rFonts w:ascii="Calibri"/>
        </w:rPr>
      </w:pPr>
      <w:r>
        <w:rPr>
          <w:b/>
          <w:noProof/>
          <w:sz w:val="23"/>
          <w:lang w:val="en-IN" w:eastAsia="en-IN"/>
        </w:rPr>
        <w:drawing>
          <wp:inline distT="0" distB="0" distL="0" distR="0" wp14:anchorId="3D2A656D" wp14:editId="1E81DD4B">
            <wp:extent cx="5708650" cy="4267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4267200"/>
                    </a:xfrm>
                    <a:prstGeom prst="rect">
                      <a:avLst/>
                    </a:prstGeom>
                    <a:noFill/>
                    <a:ln>
                      <a:noFill/>
                    </a:ln>
                  </pic:spPr>
                </pic:pic>
              </a:graphicData>
            </a:graphic>
          </wp:inline>
        </w:drawing>
      </w:r>
    </w:p>
    <w:p w14:paraId="5C049E52" w14:textId="77777777" w:rsidR="00C40D21" w:rsidRDefault="00C40D21" w:rsidP="00C40D21">
      <w:pPr>
        <w:pStyle w:val="Heading1"/>
        <w:spacing w:before="91"/>
      </w:pPr>
      <w:r>
        <w:rPr>
          <w:u w:val="thick"/>
        </w:rPr>
        <w:t>Steps for execution Program 6 - CDMA</w:t>
      </w:r>
    </w:p>
    <w:p w14:paraId="383AA73A" w14:textId="77777777" w:rsidR="00C40D21" w:rsidRDefault="00C40D21" w:rsidP="00C40D21">
      <w:pPr>
        <w:pStyle w:val="ListParagraph"/>
        <w:widowControl w:val="0"/>
        <w:numPr>
          <w:ilvl w:val="0"/>
          <w:numId w:val="10"/>
        </w:numPr>
        <w:tabs>
          <w:tab w:val="left" w:pos="821"/>
        </w:tabs>
        <w:spacing w:after="0" w:line="240" w:lineRule="auto"/>
        <w:contextualSpacing w:val="0"/>
        <w:rPr>
          <w:sz w:val="24"/>
        </w:rPr>
      </w:pPr>
      <w:r>
        <w:rPr>
          <w:sz w:val="24"/>
        </w:rPr>
        <w:t xml:space="preserve">Go to location </w:t>
      </w:r>
      <w:r>
        <w:rPr>
          <w:b/>
          <w:sz w:val="24"/>
        </w:rPr>
        <w:t xml:space="preserve">Downloads/ns-allinone-2.35/ns-2.35/tcl/ex/wireless-scripts, </w:t>
      </w:r>
      <w:r>
        <w:rPr>
          <w:sz w:val="24"/>
        </w:rPr>
        <w:t>right click in the given location, click on “Open in terminal”, a new terminal would be opened with the location specified above.</w:t>
      </w:r>
    </w:p>
    <w:p w14:paraId="3D2E2414" w14:textId="77777777" w:rsidR="00C40D21" w:rsidRDefault="00C40D21" w:rsidP="00C40D21">
      <w:pPr>
        <w:pStyle w:val="ListParagraph"/>
        <w:widowControl w:val="0"/>
        <w:numPr>
          <w:ilvl w:val="0"/>
          <w:numId w:val="10"/>
        </w:numPr>
        <w:tabs>
          <w:tab w:val="left" w:pos="821"/>
        </w:tabs>
        <w:spacing w:after="0" w:line="240" w:lineRule="auto"/>
        <w:contextualSpacing w:val="0"/>
        <w:rPr>
          <w:sz w:val="24"/>
        </w:rPr>
      </w:pPr>
      <w:r>
        <w:rPr>
          <w:sz w:val="24"/>
        </w:rPr>
        <w:t xml:space="preserve">Open gedit editor and type program. Program name should have the extension “ </w:t>
      </w:r>
      <w:r>
        <w:rPr>
          <w:b/>
          <w:sz w:val="24"/>
        </w:rPr>
        <w:t>.tcl</w:t>
      </w:r>
      <w:r>
        <w:rPr>
          <w:sz w:val="24"/>
        </w:rPr>
        <w:t>”</w:t>
      </w:r>
    </w:p>
    <w:p w14:paraId="2E2ADC19" w14:textId="77777777" w:rsidR="00C40D21" w:rsidRDefault="00C40D21" w:rsidP="00C40D21">
      <w:pPr>
        <w:pStyle w:val="Heading1"/>
        <w:ind w:left="2080"/>
      </w:pPr>
      <w:r>
        <w:t>[root@localhost ~]# gedit lab6.tcl</w:t>
      </w:r>
    </w:p>
    <w:p w14:paraId="3D4A73D7" w14:textId="77777777" w:rsidR="00C40D21" w:rsidRDefault="00C40D21" w:rsidP="00C40D21">
      <w:pPr>
        <w:pStyle w:val="ListParagraph"/>
        <w:widowControl w:val="0"/>
        <w:numPr>
          <w:ilvl w:val="0"/>
          <w:numId w:val="10"/>
        </w:numPr>
        <w:tabs>
          <w:tab w:val="left" w:pos="821"/>
        </w:tabs>
        <w:spacing w:after="0" w:line="240" w:lineRule="auto"/>
        <w:ind w:right="766"/>
        <w:contextualSpacing w:val="0"/>
        <w:rPr>
          <w:sz w:val="24"/>
        </w:rPr>
      </w:pPr>
      <w:r>
        <w:rPr>
          <w:sz w:val="24"/>
        </w:rPr>
        <w:t>Save the program and exit.</w:t>
      </w:r>
    </w:p>
    <w:p w14:paraId="6C4AC0E4" w14:textId="77777777" w:rsidR="00C40D21" w:rsidRDefault="00C40D21" w:rsidP="00C40D21">
      <w:pPr>
        <w:pStyle w:val="ListParagraph"/>
        <w:widowControl w:val="0"/>
        <w:numPr>
          <w:ilvl w:val="0"/>
          <w:numId w:val="10"/>
        </w:numPr>
        <w:tabs>
          <w:tab w:val="left" w:pos="821"/>
        </w:tabs>
        <w:spacing w:after="0" w:line="240" w:lineRule="auto"/>
        <w:contextualSpacing w:val="0"/>
        <w:rPr>
          <w:sz w:val="24"/>
        </w:rPr>
      </w:pPr>
      <w:r>
        <w:rPr>
          <w:sz w:val="24"/>
        </w:rPr>
        <w:t>Run the simulation program</w:t>
      </w:r>
    </w:p>
    <w:p w14:paraId="0AD6D71A" w14:textId="77777777" w:rsidR="00C40D21" w:rsidRDefault="00C40D21" w:rsidP="00C40D21">
      <w:pPr>
        <w:pStyle w:val="Heading1"/>
        <w:ind w:left="2080"/>
      </w:pPr>
      <w:r>
        <w:t>[root@localhost~]# ns lab6.tcl</w:t>
      </w:r>
    </w:p>
    <w:p w14:paraId="6F06C60D" w14:textId="77777777" w:rsidR="00C40D21" w:rsidRDefault="00C40D21" w:rsidP="00C40D21">
      <w:pPr>
        <w:tabs>
          <w:tab w:val="left" w:pos="821"/>
        </w:tabs>
        <w:ind w:right="766"/>
        <w:rPr>
          <w:sz w:val="24"/>
        </w:rPr>
      </w:pPr>
    </w:p>
    <w:p w14:paraId="71E8D71B" w14:textId="77777777" w:rsidR="00C40D21" w:rsidRDefault="00C40D21" w:rsidP="00C40D21">
      <w:pPr>
        <w:tabs>
          <w:tab w:val="left" w:pos="821"/>
        </w:tabs>
        <w:ind w:right="766"/>
        <w:jc w:val="both"/>
        <w:rPr>
          <w:b/>
          <w:sz w:val="24"/>
        </w:rPr>
      </w:pPr>
      <w:r>
        <w:rPr>
          <w:sz w:val="24"/>
        </w:rPr>
        <w:t>Note: Possible errors while executing: If you find an error with something like</w:t>
      </w:r>
      <w:r>
        <w:rPr>
          <w:b/>
          <w:sz w:val="24"/>
        </w:rPr>
        <w:t xml:space="preserve"> “Can’t locate getopts.pl in @INC”</w:t>
      </w:r>
    </w:p>
    <w:p w14:paraId="0C9126B7" w14:textId="77777777" w:rsidR="00C40D21" w:rsidRDefault="00C40D21" w:rsidP="00C40D21">
      <w:pPr>
        <w:tabs>
          <w:tab w:val="left" w:pos="821"/>
        </w:tabs>
        <w:ind w:right="766"/>
        <w:jc w:val="both"/>
        <w:rPr>
          <w:sz w:val="24"/>
        </w:rPr>
      </w:pPr>
      <w:r>
        <w:rPr>
          <w:b/>
          <w:sz w:val="24"/>
        </w:rPr>
        <w:t>Solution</w:t>
      </w:r>
      <w:r>
        <w:rPr>
          <w:sz w:val="24"/>
        </w:rPr>
        <w:t>: Install the below command in the terminal</w:t>
      </w:r>
    </w:p>
    <w:p w14:paraId="3786F05B" w14:textId="77777777" w:rsidR="00C40D21" w:rsidRDefault="00C40D21" w:rsidP="00C40D21">
      <w:pPr>
        <w:tabs>
          <w:tab w:val="left" w:pos="821"/>
        </w:tabs>
        <w:ind w:right="766"/>
        <w:jc w:val="both"/>
        <w:rPr>
          <w:b/>
          <w:sz w:val="24"/>
        </w:rPr>
      </w:pPr>
      <w:r>
        <w:rPr>
          <w:b/>
          <w:sz w:val="24"/>
        </w:rPr>
        <w:t>$sudo apt-get install libperl4-corelibs-perl</w:t>
      </w:r>
    </w:p>
    <w:p w14:paraId="4EBF9D89" w14:textId="77777777" w:rsidR="00C40D21" w:rsidRDefault="00C40D21" w:rsidP="00C40D21">
      <w:pPr>
        <w:rPr>
          <w:rFonts w:ascii="Calibri"/>
          <w:b/>
        </w:rPr>
      </w:pPr>
    </w:p>
    <w:p w14:paraId="280B7FBD" w14:textId="77777777" w:rsidR="00C40D21" w:rsidRDefault="00C40D21" w:rsidP="00C40D21">
      <w:pPr>
        <w:rPr>
          <w:rFonts w:ascii="Calibri"/>
          <w:b/>
          <w:u w:val="single"/>
        </w:rPr>
      </w:pPr>
      <w:r>
        <w:rPr>
          <w:rFonts w:ascii="Calibri"/>
          <w:b/>
          <w:u w:val="single"/>
        </w:rPr>
        <w:t>Output:</w:t>
      </w:r>
    </w:p>
    <w:p w14:paraId="5C304FDF" w14:textId="77777777" w:rsidR="00C40D21" w:rsidRDefault="00C40D21" w:rsidP="00C40D21">
      <w:pPr>
        <w:rPr>
          <w:rFonts w:ascii="Calibri"/>
        </w:rPr>
      </w:pPr>
    </w:p>
    <w:p w14:paraId="44751286" w14:textId="77777777" w:rsidR="00C40D21" w:rsidRDefault="00C40D21" w:rsidP="00C40D21">
      <w:pPr>
        <w:rPr>
          <w:rFonts w:ascii="Calibri"/>
          <w:sz w:val="14"/>
        </w:rPr>
      </w:pPr>
      <w:r>
        <w:rPr>
          <w:b/>
          <w:noProof/>
          <w:sz w:val="26"/>
          <w:lang w:val="en-IN" w:eastAsia="en-IN"/>
        </w:rPr>
        <w:drawing>
          <wp:inline distT="0" distB="0" distL="0" distR="0" wp14:anchorId="77133FCA" wp14:editId="38831567">
            <wp:extent cx="5759450"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178300"/>
                    </a:xfrm>
                    <a:prstGeom prst="rect">
                      <a:avLst/>
                    </a:prstGeom>
                    <a:noFill/>
                    <a:ln>
                      <a:noFill/>
                    </a:ln>
                  </pic:spPr>
                </pic:pic>
              </a:graphicData>
            </a:graphic>
          </wp:inline>
        </w:drawing>
      </w:r>
    </w:p>
    <w:p w14:paraId="5A5489D3" w14:textId="77777777" w:rsidR="00C40D21" w:rsidRDefault="00C40D21" w:rsidP="00C40D21">
      <w:pPr>
        <w:rPr>
          <w:rFonts w:ascii="Times New Roman"/>
        </w:rPr>
      </w:pPr>
    </w:p>
    <w:p w14:paraId="78385A1C" w14:textId="77777777" w:rsidR="00C40D21" w:rsidRDefault="00C40D21" w:rsidP="00C40D21"/>
    <w:p w14:paraId="24E5EB0B" w14:textId="77777777" w:rsidR="00C40D21" w:rsidRDefault="00C40D21" w:rsidP="00C40D21"/>
    <w:p w14:paraId="2376DD0A" w14:textId="77777777" w:rsidR="00C40D21" w:rsidRDefault="00C40D21" w:rsidP="00C40D21"/>
    <w:p w14:paraId="220A8C85" w14:textId="77777777" w:rsidR="00C40D21" w:rsidRDefault="00C40D21" w:rsidP="00C40D21"/>
    <w:p w14:paraId="09BD9386" w14:textId="752BB22F" w:rsidR="00C40D21" w:rsidRDefault="00C40D21" w:rsidP="006E5767"/>
    <w:p w14:paraId="285F9D87" w14:textId="772AFF9C" w:rsidR="00B64F6E" w:rsidRDefault="00B64F6E" w:rsidP="006E5767"/>
    <w:p w14:paraId="479CED05" w14:textId="77777777" w:rsidR="00B64F6E" w:rsidRDefault="00B64F6E" w:rsidP="006E5767"/>
    <w:p w14:paraId="48D140EA" w14:textId="77777777" w:rsidR="00C40D21" w:rsidRDefault="00C40D21" w:rsidP="006E5767"/>
    <w:p w14:paraId="1EB4248E" w14:textId="77777777" w:rsidR="00C40D21" w:rsidRDefault="00C40D21" w:rsidP="006E5767"/>
    <w:p w14:paraId="7FEB235D" w14:textId="77777777" w:rsidR="00C40D21" w:rsidRDefault="00C40D21" w:rsidP="006E5767"/>
    <w:p w14:paraId="7AB8A76F" w14:textId="77777777" w:rsidR="00C40D21" w:rsidRDefault="00C40D21" w:rsidP="006E5767"/>
    <w:p w14:paraId="18FC48E2" w14:textId="77777777" w:rsidR="00C40D21" w:rsidRDefault="00C40D21" w:rsidP="006E5767"/>
    <w:p w14:paraId="2184CDCF" w14:textId="77777777" w:rsidR="00C40D21" w:rsidRDefault="00C40D21" w:rsidP="006E5767"/>
    <w:p w14:paraId="7ED85184" w14:textId="77777777" w:rsidR="00C40D21" w:rsidRDefault="00C40D21" w:rsidP="006E5767"/>
    <w:sdt>
      <w:sdtPr>
        <w:rPr>
          <w:rFonts w:ascii="Times New Roman" w:hAnsi="Times New Roman" w:cs="Times New Roman"/>
          <w:b/>
          <w:sz w:val="32"/>
          <w:szCs w:val="24"/>
        </w:rPr>
        <w:id w:val="924135"/>
        <w:docPartObj>
          <w:docPartGallery w:val="Cover Pages"/>
          <w:docPartUnique/>
        </w:docPartObj>
      </w:sdtPr>
      <w:sdtEndPr/>
      <w:sdtContent>
        <w:p w14:paraId="4BBC348E" w14:textId="77777777" w:rsidR="00C40D21" w:rsidRDefault="00C40D21" w:rsidP="00C40D21">
          <w:pPr>
            <w:spacing w:after="0"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7</w:t>
          </w:r>
          <w:r>
            <w:rPr>
              <w:rFonts w:ascii="Times New Roman" w:eastAsia="Times New Roman" w:hAnsi="Times New Roman" w:cs="Times New Roman"/>
              <w:sz w:val="32"/>
              <w:szCs w:val="32"/>
            </w:rPr>
            <w:t>. Write a Program for ERROR detecting code using CRC-CCITT (16bit).</w:t>
          </w:r>
        </w:p>
        <w:p w14:paraId="0E391251" w14:textId="77777777" w:rsidR="00C40D21" w:rsidRDefault="00EB44DC" w:rsidP="00C40D21">
          <w:pPr>
            <w:spacing w:after="0" w:line="240" w:lineRule="auto"/>
            <w:jc w:val="center"/>
            <w:rPr>
              <w:rFonts w:ascii="Times New Roman" w:eastAsia="Times New Roman" w:hAnsi="Times New Roman" w:cs="Times New Roman"/>
              <w:b/>
              <w:bCs/>
              <w:sz w:val="32"/>
              <w:szCs w:val="32"/>
            </w:rPr>
          </w:pPr>
        </w:p>
      </w:sdtContent>
    </w:sdt>
    <w:p w14:paraId="20273994" w14:textId="607E4962" w:rsidR="00A93278" w:rsidRDefault="00C40D21" w:rsidP="00A93278">
      <w:pPr>
        <w:shd w:val="clear" w:color="auto" w:fill="FFFFFF"/>
        <w:spacing w:after="0" w:line="240" w:lineRule="auto"/>
        <w:jc w:val="both"/>
        <w:textAlignment w:val="baseline"/>
        <w:rPr>
          <w:rFonts w:ascii="Times New Roman" w:eastAsia="Times New Roman" w:hAnsi="Times New Roman" w:cs="Times New Roman"/>
          <w:sz w:val="32"/>
          <w:szCs w:val="32"/>
        </w:rPr>
      </w:pPr>
      <w:r w:rsidRPr="00A93278">
        <w:rPr>
          <w:rFonts w:ascii="Times New Roman" w:eastAsia="Times New Roman" w:hAnsi="Times New Roman" w:cs="Times New Roman"/>
          <w:b/>
          <w:bCs/>
          <w:sz w:val="28"/>
          <w:szCs w:val="28"/>
        </w:rPr>
        <w:t>Error</w:t>
      </w:r>
      <w:r w:rsidRPr="00A93278">
        <w:rPr>
          <w:rFonts w:ascii="Times New Roman" w:eastAsia="Times New Roman" w:hAnsi="Times New Roman" w:cs="Times New Roman"/>
          <w:sz w:val="28"/>
          <w:szCs w:val="28"/>
        </w:rPr>
        <w:br/>
      </w:r>
      <w:r w:rsidRPr="00A93278">
        <w:rPr>
          <w:rFonts w:ascii="Times New Roman" w:eastAsia="Times New Roman" w:hAnsi="Times New Roman" w:cs="Times New Roman"/>
          <w:sz w:val="24"/>
          <w:szCs w:val="24"/>
        </w:rPr>
        <w:t>A condition when the receiver’s information does not match with the sender’s information. During transmission, digital signals suffer from noise that can introduce errors in the binary bits travelling from sender to receiver. That means a 0 bit may change to 1 or a 1 bit may change to 0.</w:t>
      </w:r>
    </w:p>
    <w:p w14:paraId="1507474A" w14:textId="77777777" w:rsidR="00A93278" w:rsidRPr="00A93278" w:rsidRDefault="00C40D21" w:rsidP="00A93278">
      <w:pPr>
        <w:shd w:val="clear" w:color="auto" w:fill="FFFFFF"/>
        <w:spacing w:after="0" w:line="240" w:lineRule="auto"/>
        <w:jc w:val="both"/>
        <w:textAlignment w:val="baseline"/>
        <w:rPr>
          <w:rFonts w:ascii="Times New Roman" w:eastAsia="Times New Roman" w:hAnsi="Times New Roman" w:cs="Times New Roman"/>
          <w:b/>
          <w:bCs/>
          <w:sz w:val="28"/>
          <w:szCs w:val="28"/>
        </w:rPr>
      </w:pPr>
      <w:r w:rsidRPr="00A93278">
        <w:rPr>
          <w:rFonts w:ascii="Times New Roman" w:eastAsia="Times New Roman" w:hAnsi="Times New Roman" w:cs="Times New Roman"/>
          <w:sz w:val="32"/>
          <w:szCs w:val="32"/>
        </w:rPr>
        <w:br/>
      </w:r>
      <w:r w:rsidRPr="00A93278">
        <w:rPr>
          <w:rFonts w:ascii="Times New Roman" w:eastAsia="Times New Roman" w:hAnsi="Times New Roman" w:cs="Times New Roman"/>
          <w:b/>
          <w:bCs/>
          <w:sz w:val="28"/>
          <w:szCs w:val="28"/>
        </w:rPr>
        <w:t>Error Detecting Codes (Implemented either at Data link layer or Transport Layer of OSI Model)</w:t>
      </w:r>
    </w:p>
    <w:p w14:paraId="2E414383" w14:textId="77777777" w:rsidR="006229DD" w:rsidRDefault="00C40D21" w:rsidP="006229DD">
      <w:pPr>
        <w:shd w:val="clear" w:color="auto" w:fill="FFFFFF"/>
        <w:spacing w:after="240" w:line="240" w:lineRule="auto"/>
        <w:jc w:val="both"/>
        <w:textAlignment w:val="baseline"/>
        <w:rPr>
          <w:rFonts w:ascii="Times New Roman" w:eastAsia="Times New Roman" w:hAnsi="Times New Roman" w:cs="Times New Roman"/>
          <w:sz w:val="24"/>
          <w:szCs w:val="24"/>
        </w:rPr>
      </w:pPr>
      <w:r w:rsidRPr="002E3E0B">
        <w:rPr>
          <w:rFonts w:ascii="Times New Roman" w:eastAsia="Times New Roman" w:hAnsi="Times New Roman" w:cs="Times New Roman"/>
          <w:sz w:val="24"/>
          <w:szCs w:val="24"/>
        </w:rPr>
        <w:t>Whenever a message is transmitted, it may get scrambled by noise or data may get corrupted. To avoid this, we use error-detecting codes which are additional data added to a given digital message to help us detect if any error has occurred during transmission of the message.</w:t>
      </w:r>
    </w:p>
    <w:p w14:paraId="3E806207" w14:textId="18C7C7F2" w:rsidR="00C40D21" w:rsidRPr="006229DD" w:rsidRDefault="00C40D21" w:rsidP="006229DD">
      <w:pPr>
        <w:shd w:val="clear" w:color="auto" w:fill="FFFFFF"/>
        <w:spacing w:after="240" w:line="240" w:lineRule="auto"/>
        <w:jc w:val="both"/>
        <w:textAlignment w:val="baseline"/>
        <w:rPr>
          <w:rFonts w:ascii="Times New Roman" w:eastAsia="Times New Roman" w:hAnsi="Times New Roman" w:cs="Times New Roman"/>
          <w:sz w:val="24"/>
          <w:szCs w:val="24"/>
        </w:rPr>
      </w:pPr>
      <w:r w:rsidRPr="006229DD">
        <w:rPr>
          <w:rFonts w:ascii="Times New Roman" w:eastAsia="Times New Roman" w:hAnsi="Times New Roman" w:cs="Times New Roman"/>
          <w:sz w:val="24"/>
          <w:szCs w:val="24"/>
        </w:rPr>
        <w:t>Basic approach used for error detection is the use of redundancy bits, where additional bits are added to facilitate detection of errors.</w:t>
      </w:r>
    </w:p>
    <w:p w14:paraId="5E3D6DA6" w14:textId="77777777" w:rsidR="00C40D21" w:rsidRPr="006229DD" w:rsidRDefault="00C40D21" w:rsidP="006229DD">
      <w:pPr>
        <w:shd w:val="clear" w:color="auto" w:fill="FFFFFF"/>
        <w:spacing w:after="60" w:line="240" w:lineRule="auto"/>
        <w:textAlignment w:val="baseline"/>
        <w:rPr>
          <w:ins w:id="0" w:author="Unknown"/>
          <w:rFonts w:ascii="Times New Roman" w:eastAsia="Times New Roman" w:hAnsi="Times New Roman" w:cs="Times New Roman"/>
          <w:color w:val="000000" w:themeColor="text1"/>
          <w:sz w:val="24"/>
          <w:szCs w:val="24"/>
        </w:rPr>
      </w:pPr>
      <w:r w:rsidRPr="006229DD">
        <w:rPr>
          <w:rFonts w:ascii="Times New Roman" w:eastAsia="Times New Roman" w:hAnsi="Times New Roman" w:cs="Times New Roman"/>
          <w:sz w:val="24"/>
          <w:szCs w:val="24"/>
        </w:rPr>
        <w:t>Some popular techniques for error detection are:</w:t>
      </w:r>
      <w:r w:rsidRPr="006229DD">
        <w:rPr>
          <w:rFonts w:ascii="Times New Roman" w:eastAsia="Times New Roman" w:hAnsi="Times New Roman" w:cs="Times New Roman"/>
          <w:sz w:val="24"/>
          <w:szCs w:val="24"/>
        </w:rPr>
        <w:br/>
        <w:t>1. Simple Parity check</w:t>
      </w:r>
      <w:r w:rsidRPr="006229DD">
        <w:rPr>
          <w:rFonts w:ascii="Times New Roman" w:eastAsia="Times New Roman" w:hAnsi="Times New Roman" w:cs="Times New Roman"/>
          <w:sz w:val="24"/>
          <w:szCs w:val="24"/>
        </w:rPr>
        <w:br/>
        <w:t>2. Two-dimensional Parity check</w:t>
      </w:r>
      <w:r w:rsidRPr="006229DD">
        <w:rPr>
          <w:rFonts w:ascii="Times New Roman" w:eastAsia="Times New Roman" w:hAnsi="Times New Roman" w:cs="Times New Roman"/>
          <w:sz w:val="24"/>
          <w:szCs w:val="24"/>
        </w:rPr>
        <w:br/>
        <w:t>3. Checksum</w:t>
      </w:r>
      <w:r w:rsidRPr="006229DD">
        <w:rPr>
          <w:rFonts w:ascii="Times New Roman" w:eastAsia="Times New Roman" w:hAnsi="Times New Roman" w:cs="Times New Roman"/>
          <w:sz w:val="24"/>
          <w:szCs w:val="24"/>
        </w:rPr>
        <w:br/>
        <w:t>4. Cyclic redundancy check</w:t>
      </w:r>
      <w:r w:rsidRPr="006229DD">
        <w:rPr>
          <w:rFonts w:ascii="Times New Roman" w:eastAsia="Times New Roman" w:hAnsi="Times New Roman" w:cs="Times New Roman"/>
          <w:sz w:val="24"/>
          <w:szCs w:val="24"/>
        </w:rPr>
        <w:br/>
      </w:r>
      <w:r w:rsidRPr="006229DD">
        <w:rPr>
          <w:rFonts w:ascii="Times New Roman" w:eastAsia="Times New Roman" w:hAnsi="Times New Roman" w:cs="Times New Roman"/>
          <w:sz w:val="24"/>
          <w:szCs w:val="24"/>
        </w:rPr>
        <w:br/>
      </w:r>
      <w:ins w:id="1" w:author="Unknown">
        <w:r w:rsidRPr="006229DD">
          <w:rPr>
            <w:rFonts w:ascii="Times New Roman" w:eastAsia="Times New Roman" w:hAnsi="Times New Roman" w:cs="Times New Roman"/>
            <w:b/>
            <w:bCs/>
            <w:color w:val="000000" w:themeColor="text1"/>
            <w:sz w:val="28"/>
            <w:szCs w:val="28"/>
          </w:rPr>
          <w:t>Cyclic redundancy check (CRC)</w:t>
        </w:r>
      </w:ins>
    </w:p>
    <w:p w14:paraId="75A4619A" w14:textId="77777777" w:rsidR="00C40D21" w:rsidRPr="006229DD" w:rsidRDefault="00C40D21" w:rsidP="006229DD">
      <w:pPr>
        <w:numPr>
          <w:ilvl w:val="0"/>
          <w:numId w:val="11"/>
        </w:numPr>
        <w:shd w:val="clear" w:color="auto" w:fill="FFFFFF"/>
        <w:tabs>
          <w:tab w:val="clear" w:pos="720"/>
          <w:tab w:val="num" w:pos="426"/>
        </w:tabs>
        <w:spacing w:after="0" w:line="240" w:lineRule="auto"/>
        <w:ind w:left="426" w:hanging="284"/>
        <w:textAlignment w:val="baseline"/>
        <w:rPr>
          <w:ins w:id="2" w:author="Unknown"/>
          <w:rFonts w:ascii="Times New Roman" w:eastAsia="Times New Roman" w:hAnsi="Times New Roman" w:cs="Times New Roman"/>
          <w:color w:val="000000" w:themeColor="text1"/>
          <w:sz w:val="24"/>
          <w:szCs w:val="24"/>
        </w:rPr>
      </w:pPr>
      <w:ins w:id="3" w:author="Unknown">
        <w:r w:rsidRPr="006229DD">
          <w:rPr>
            <w:rFonts w:ascii="Times New Roman" w:eastAsia="Times New Roman" w:hAnsi="Times New Roman" w:cs="Times New Roman"/>
            <w:color w:val="000000" w:themeColor="text1"/>
            <w:sz w:val="24"/>
            <w:szCs w:val="24"/>
          </w:rPr>
          <w:t>Unlike checksum scheme, which is based on addition, CRC is based on binary division.</w:t>
        </w:r>
      </w:ins>
    </w:p>
    <w:p w14:paraId="3E414B27" w14:textId="77777777" w:rsidR="00C40D21" w:rsidRPr="006229DD" w:rsidRDefault="00C40D21" w:rsidP="006229DD">
      <w:pPr>
        <w:numPr>
          <w:ilvl w:val="0"/>
          <w:numId w:val="11"/>
        </w:numPr>
        <w:shd w:val="clear" w:color="auto" w:fill="FFFFFF"/>
        <w:tabs>
          <w:tab w:val="clear" w:pos="720"/>
          <w:tab w:val="num" w:pos="426"/>
        </w:tabs>
        <w:spacing w:after="0" w:line="240" w:lineRule="auto"/>
        <w:ind w:left="426" w:hanging="284"/>
        <w:textAlignment w:val="baseline"/>
        <w:rPr>
          <w:ins w:id="4" w:author="Unknown"/>
          <w:rFonts w:ascii="Times New Roman" w:eastAsia="Times New Roman" w:hAnsi="Times New Roman" w:cs="Times New Roman"/>
          <w:color w:val="000000" w:themeColor="text1"/>
          <w:sz w:val="24"/>
          <w:szCs w:val="24"/>
        </w:rPr>
      </w:pPr>
      <w:ins w:id="5" w:author="Unknown">
        <w:r w:rsidRPr="006229DD">
          <w:rPr>
            <w:rFonts w:ascii="Times New Roman" w:eastAsia="Times New Roman" w:hAnsi="Times New Roman" w:cs="Times New Roman"/>
            <w:color w:val="000000" w:themeColor="text1"/>
            <w:sz w:val="24"/>
            <w:szCs w:val="24"/>
          </w:rPr>
          <w:t xml:space="preserve">In CRC, a sequence of redundant bits, called cyclic redundancy check bits, are appended to the end of data unit so that the resulting data unit becomes exactly divisible by a second, </w:t>
        </w:r>
      </w:ins>
      <w:r w:rsidRPr="006229DD">
        <w:rPr>
          <w:rFonts w:ascii="Times New Roman" w:eastAsia="Times New Roman" w:hAnsi="Times New Roman" w:cs="Times New Roman"/>
          <w:color w:val="000000" w:themeColor="text1"/>
          <w:sz w:val="24"/>
          <w:szCs w:val="24"/>
        </w:rPr>
        <w:t xml:space="preserve"> </w:t>
      </w:r>
      <w:ins w:id="6" w:author="Unknown">
        <w:r w:rsidRPr="006229DD">
          <w:rPr>
            <w:rFonts w:ascii="Times New Roman" w:eastAsia="Times New Roman" w:hAnsi="Times New Roman" w:cs="Times New Roman"/>
            <w:color w:val="000000" w:themeColor="text1"/>
            <w:sz w:val="24"/>
            <w:szCs w:val="24"/>
          </w:rPr>
          <w:t>predetermined binary number.</w:t>
        </w:r>
      </w:ins>
    </w:p>
    <w:p w14:paraId="69ECFAE5" w14:textId="77777777" w:rsidR="00C40D21" w:rsidRPr="006229DD" w:rsidRDefault="00C40D21" w:rsidP="006229DD">
      <w:pPr>
        <w:numPr>
          <w:ilvl w:val="0"/>
          <w:numId w:val="11"/>
        </w:numPr>
        <w:shd w:val="clear" w:color="auto" w:fill="FFFFFF"/>
        <w:tabs>
          <w:tab w:val="clear" w:pos="720"/>
          <w:tab w:val="num" w:pos="426"/>
        </w:tabs>
        <w:spacing w:after="0" w:line="240" w:lineRule="auto"/>
        <w:ind w:left="426" w:hanging="284"/>
        <w:textAlignment w:val="baseline"/>
        <w:rPr>
          <w:ins w:id="7" w:author="Unknown"/>
          <w:rFonts w:ascii="Times New Roman" w:eastAsia="Times New Roman" w:hAnsi="Times New Roman" w:cs="Times New Roman"/>
          <w:color w:val="000000" w:themeColor="text1"/>
          <w:sz w:val="24"/>
          <w:szCs w:val="24"/>
        </w:rPr>
      </w:pPr>
      <w:ins w:id="8" w:author="Unknown">
        <w:r w:rsidRPr="006229DD">
          <w:rPr>
            <w:rFonts w:ascii="Times New Roman" w:eastAsia="Times New Roman" w:hAnsi="Times New Roman" w:cs="Times New Roman"/>
            <w:color w:val="000000" w:themeColor="text1"/>
            <w:sz w:val="24"/>
            <w:szCs w:val="24"/>
          </w:rPr>
          <w:t>At the destination, the incoming data unit is divided by the same number. If at this step there is no re</w:t>
        </w:r>
      </w:ins>
      <w:r w:rsidRPr="006229DD">
        <w:rPr>
          <w:rFonts w:ascii="Times New Roman" w:eastAsia="Times New Roman" w:hAnsi="Times New Roman" w:cs="Times New Roman"/>
          <w:color w:val="000000" w:themeColor="text1"/>
          <w:sz w:val="24"/>
          <w:szCs w:val="24"/>
        </w:rPr>
        <w:t>main</w:t>
      </w:r>
      <w:ins w:id="9" w:author="Unknown">
        <w:r w:rsidRPr="006229DD">
          <w:rPr>
            <w:rFonts w:ascii="Times New Roman" w:eastAsia="Times New Roman" w:hAnsi="Times New Roman" w:cs="Times New Roman"/>
            <w:color w:val="000000" w:themeColor="text1"/>
            <w:sz w:val="24"/>
            <w:szCs w:val="24"/>
          </w:rPr>
          <w:t>der, the data unit is assumed to be correct and is therefore accepted.</w:t>
        </w:r>
      </w:ins>
    </w:p>
    <w:p w14:paraId="43621A54" w14:textId="77777777" w:rsidR="00C40D21" w:rsidRPr="006229DD" w:rsidRDefault="00C40D21" w:rsidP="006229DD">
      <w:pPr>
        <w:numPr>
          <w:ilvl w:val="0"/>
          <w:numId w:val="11"/>
        </w:numPr>
        <w:shd w:val="clear" w:color="auto" w:fill="FFFFFF"/>
        <w:tabs>
          <w:tab w:val="clear" w:pos="720"/>
          <w:tab w:val="num" w:pos="426"/>
        </w:tabs>
        <w:spacing w:after="240" w:line="240" w:lineRule="auto"/>
        <w:ind w:left="426" w:hanging="284"/>
        <w:textAlignment w:val="baseline"/>
        <w:rPr>
          <w:ins w:id="10" w:author="Unknown"/>
          <w:rFonts w:ascii="Times New Roman" w:eastAsia="Times New Roman" w:hAnsi="Times New Roman" w:cs="Times New Roman"/>
          <w:color w:val="000000" w:themeColor="text1"/>
          <w:sz w:val="24"/>
          <w:szCs w:val="24"/>
        </w:rPr>
      </w:pPr>
      <w:ins w:id="11" w:author="Unknown">
        <w:r w:rsidRPr="006229DD">
          <w:rPr>
            <w:rFonts w:ascii="Times New Roman" w:eastAsia="Times New Roman" w:hAnsi="Times New Roman" w:cs="Times New Roman"/>
            <w:color w:val="000000" w:themeColor="text1"/>
            <w:sz w:val="24"/>
            <w:szCs w:val="24"/>
          </w:rPr>
          <w:t>A re</w:t>
        </w:r>
      </w:ins>
      <w:r w:rsidRPr="006229DD">
        <w:rPr>
          <w:rFonts w:ascii="Times New Roman" w:eastAsia="Times New Roman" w:hAnsi="Times New Roman" w:cs="Times New Roman"/>
          <w:color w:val="000000" w:themeColor="text1"/>
          <w:sz w:val="24"/>
          <w:szCs w:val="24"/>
        </w:rPr>
        <w:t>main</w:t>
      </w:r>
      <w:ins w:id="12" w:author="Unknown">
        <w:r w:rsidRPr="006229DD">
          <w:rPr>
            <w:rFonts w:ascii="Times New Roman" w:eastAsia="Times New Roman" w:hAnsi="Times New Roman" w:cs="Times New Roman"/>
            <w:color w:val="000000" w:themeColor="text1"/>
            <w:sz w:val="24"/>
            <w:szCs w:val="24"/>
          </w:rPr>
          <w:t>der indicates that the data unit has been damaged in transit and therefore must be rejected.</w:t>
        </w:r>
      </w:ins>
    </w:p>
    <w:p w14:paraId="40F9E8B5" w14:textId="77777777" w:rsidR="0007344B" w:rsidRDefault="00C40D21" w:rsidP="00C40D21">
      <w:pPr>
        <w:shd w:val="clear" w:color="auto" w:fill="FFFFFF"/>
        <w:spacing w:after="0" w:line="240" w:lineRule="auto"/>
        <w:textAlignment w:val="baseline"/>
        <w:rPr>
          <w:rFonts w:ascii="Times New Roman" w:eastAsia="Times New Roman" w:hAnsi="Times New Roman" w:cs="Times New Roman"/>
          <w:sz w:val="32"/>
          <w:szCs w:val="32"/>
        </w:rPr>
      </w:pPr>
      <w:r w:rsidRPr="006229DD">
        <w:rPr>
          <w:rFonts w:ascii="Times New Roman" w:eastAsia="Times New Roman" w:hAnsi="Times New Roman" w:cs="Times New Roman"/>
          <w:noProof/>
          <w:color w:val="EC4E20"/>
          <w:sz w:val="24"/>
          <w:szCs w:val="24"/>
          <w:bdr w:val="none" w:sz="0" w:space="0" w:color="auto" w:frame="1"/>
          <w:lang w:val="en-IN" w:eastAsia="en-IN"/>
        </w:rPr>
        <w:drawing>
          <wp:inline distT="0" distB="0" distL="0" distR="0" wp14:anchorId="17D8F559" wp14:editId="09045C4D">
            <wp:extent cx="4541520" cy="2536705"/>
            <wp:effectExtent l="0" t="0" r="0" b="0"/>
            <wp:docPr id="26" name="Picture 26" descr="Description: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3284" cy="2560033"/>
                    </a:xfrm>
                    <a:prstGeom prst="rect">
                      <a:avLst/>
                    </a:prstGeom>
                    <a:noFill/>
                    <a:ln>
                      <a:noFill/>
                    </a:ln>
                  </pic:spPr>
                </pic:pic>
              </a:graphicData>
            </a:graphic>
          </wp:inline>
        </w:drawing>
      </w:r>
    </w:p>
    <w:p w14:paraId="2598DB03" w14:textId="366528DF" w:rsidR="00C40D21" w:rsidRDefault="00C40D21" w:rsidP="00C40D21">
      <w:pPr>
        <w:shd w:val="clear" w:color="auto" w:fill="FFFFFF"/>
        <w:spacing w:after="0" w:line="240" w:lineRule="auto"/>
        <w:textAlignment w:val="baseline"/>
        <w:rPr>
          <w:ins w:id="13" w:author="Unknown"/>
          <w:rFonts w:ascii="Times New Roman" w:eastAsia="Times New Roman" w:hAnsi="Times New Roman" w:cs="Times New Roman"/>
          <w:sz w:val="32"/>
          <w:szCs w:val="32"/>
        </w:rPr>
      </w:pPr>
      <w:ins w:id="14" w:author="Unknown">
        <w:r>
          <w:rPr>
            <w:rFonts w:ascii="Times New Roman" w:eastAsia="Times New Roman" w:hAnsi="Times New Roman" w:cs="Times New Roman"/>
            <w:sz w:val="32"/>
            <w:szCs w:val="32"/>
          </w:rPr>
          <w:t> </w:t>
        </w:r>
        <w:r>
          <w:rPr>
            <w:rFonts w:ascii="Times New Roman" w:eastAsia="Times New Roman" w:hAnsi="Times New Roman" w:cs="Times New Roman"/>
            <w:b/>
            <w:bCs/>
            <w:sz w:val="32"/>
            <w:szCs w:val="32"/>
          </w:rPr>
          <w:t>Example : </w:t>
        </w:r>
        <w:r>
          <w:rPr>
            <w:rFonts w:ascii="Times New Roman" w:eastAsia="Times New Roman" w:hAnsi="Times New Roman" w:cs="Times New Roman"/>
            <w:sz w:val="32"/>
            <w:szCs w:val="32"/>
          </w:rPr>
          <w:br/>
        </w:r>
      </w:ins>
      <w:r>
        <w:rPr>
          <w:rFonts w:ascii="Times New Roman" w:eastAsia="Times New Roman" w:hAnsi="Times New Roman" w:cs="Times New Roman"/>
          <w:noProof/>
          <w:color w:val="EC4E20"/>
          <w:sz w:val="32"/>
          <w:szCs w:val="32"/>
          <w:bdr w:val="none" w:sz="0" w:space="0" w:color="auto" w:frame="1"/>
          <w:lang w:val="en-IN" w:eastAsia="en-IN"/>
        </w:rPr>
        <w:drawing>
          <wp:inline distT="0" distB="0" distL="0" distR="0" wp14:anchorId="060A6C84" wp14:editId="58F1BCF9">
            <wp:extent cx="5562600" cy="3505200"/>
            <wp:effectExtent l="0" t="0" r="0" b="0"/>
            <wp:docPr id="25" name="Picture 25" descr="Description: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4">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7416DB67" w14:textId="4339ED1D" w:rsidR="00C40D21" w:rsidRPr="009D3C47" w:rsidRDefault="00C40D21" w:rsidP="00C40D21">
      <w:pPr>
        <w:spacing w:line="240" w:lineRule="auto"/>
        <w:rPr>
          <w:rFonts w:eastAsiaTheme="minorEastAsia" w:cstheme="minorHAnsi"/>
          <w:color w:val="333333"/>
          <w:sz w:val="24"/>
          <w:szCs w:val="24"/>
          <w:shd w:val="clear" w:color="auto" w:fill="FFFFFF"/>
        </w:rPr>
      </w:pPr>
      <w:r w:rsidRPr="009D3C47">
        <w:rPr>
          <w:rFonts w:cstheme="minorHAnsi"/>
          <w:color w:val="333333"/>
          <w:sz w:val="24"/>
          <w:szCs w:val="24"/>
          <w:shd w:val="clear" w:color="auto" w:fill="FFFFFF"/>
        </w:rPr>
        <w:t>import java.io.*;</w:t>
      </w:r>
      <w:r w:rsidRPr="009D3C47">
        <w:rPr>
          <w:rFonts w:cstheme="minorHAnsi"/>
          <w:color w:val="333333"/>
          <w:sz w:val="24"/>
          <w:szCs w:val="24"/>
        </w:rPr>
        <w:br/>
      </w:r>
      <w:r w:rsidRPr="009D3C47">
        <w:rPr>
          <w:rFonts w:cstheme="minorHAnsi"/>
          <w:color w:val="333333"/>
          <w:sz w:val="24"/>
          <w:szCs w:val="24"/>
          <w:shd w:val="clear" w:color="auto" w:fill="FFFFFF"/>
        </w:rPr>
        <w:t>class crc_gen</w:t>
      </w:r>
      <w:r w:rsidRPr="009D3C47">
        <w:rPr>
          <w:rFonts w:cstheme="minorHAnsi"/>
          <w:color w:val="333333"/>
          <w:sz w:val="24"/>
          <w:szCs w:val="24"/>
        </w:rPr>
        <w:br/>
      </w:r>
      <w:r w:rsidRPr="009D3C47">
        <w:rPr>
          <w:rFonts w:cstheme="minorHAnsi"/>
          <w:color w:val="333333"/>
          <w:sz w:val="24"/>
          <w:szCs w:val="24"/>
          <w:shd w:val="clear" w:color="auto" w:fill="FFFFFF"/>
        </w:rPr>
        <w:t>{</w:t>
      </w:r>
      <w:r w:rsidRPr="009D3C47">
        <w:rPr>
          <w:rFonts w:cstheme="minorHAnsi"/>
          <w:color w:val="333333"/>
          <w:sz w:val="24"/>
          <w:szCs w:val="24"/>
        </w:rPr>
        <w:br/>
      </w:r>
      <w:r w:rsidRPr="009D3C47">
        <w:rPr>
          <w:rFonts w:cstheme="minorHAnsi"/>
          <w:color w:val="333333"/>
          <w:sz w:val="24"/>
          <w:szCs w:val="24"/>
          <w:shd w:val="clear" w:color="auto" w:fill="FFFFFF"/>
        </w:rPr>
        <w:t>    public static void Bellman(String args[]) throws IOException</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BufferedReader br=new BufferedReader(new InputStreamReader(System.in));</w:t>
      </w:r>
      <w:r w:rsidRPr="009D3C47">
        <w:rPr>
          <w:rFonts w:cstheme="minorHAnsi"/>
          <w:color w:val="333333"/>
          <w:sz w:val="24"/>
          <w:szCs w:val="24"/>
        </w:rPr>
        <w:br/>
      </w:r>
      <w:r w:rsidRPr="009D3C47">
        <w:rPr>
          <w:rFonts w:cstheme="minorHAnsi"/>
          <w:color w:val="333333"/>
          <w:sz w:val="24"/>
          <w:szCs w:val="24"/>
          <w:shd w:val="clear" w:color="auto" w:fill="FFFFFF"/>
        </w:rPr>
        <w:t>        int[] data;</w:t>
      </w:r>
      <w:r w:rsidRPr="009D3C47">
        <w:rPr>
          <w:rFonts w:cstheme="minorHAnsi"/>
          <w:color w:val="333333"/>
          <w:sz w:val="24"/>
          <w:szCs w:val="24"/>
        </w:rPr>
        <w:br/>
      </w:r>
      <w:r w:rsidRPr="009D3C47">
        <w:rPr>
          <w:rFonts w:cstheme="minorHAnsi"/>
          <w:color w:val="333333"/>
          <w:sz w:val="24"/>
          <w:szCs w:val="24"/>
          <w:shd w:val="clear" w:color="auto" w:fill="FFFFFF"/>
        </w:rPr>
        <w:t>        int[] div;</w:t>
      </w:r>
      <w:r w:rsidRPr="009D3C47">
        <w:rPr>
          <w:rFonts w:cstheme="minorHAnsi"/>
          <w:color w:val="333333"/>
          <w:sz w:val="24"/>
          <w:szCs w:val="24"/>
        </w:rPr>
        <w:br/>
      </w:r>
      <w:r w:rsidRPr="009D3C47">
        <w:rPr>
          <w:rFonts w:cstheme="minorHAnsi"/>
          <w:color w:val="333333"/>
          <w:sz w:val="24"/>
          <w:szCs w:val="24"/>
          <w:shd w:val="clear" w:color="auto" w:fill="FFFFFF"/>
        </w:rPr>
        <w:t>        int[] divisor;</w:t>
      </w:r>
      <w:r w:rsidRPr="009D3C47">
        <w:rPr>
          <w:rFonts w:cstheme="minorHAnsi"/>
          <w:color w:val="333333"/>
          <w:sz w:val="24"/>
          <w:szCs w:val="24"/>
        </w:rPr>
        <w:br/>
      </w:r>
      <w:r w:rsidRPr="009D3C47">
        <w:rPr>
          <w:rFonts w:cstheme="minorHAnsi"/>
          <w:color w:val="333333"/>
          <w:sz w:val="24"/>
          <w:szCs w:val="24"/>
          <w:shd w:val="clear" w:color="auto" w:fill="FFFFFF"/>
        </w:rPr>
        <w:t>        int[] rem;</w:t>
      </w:r>
      <w:r w:rsidRPr="009D3C47">
        <w:rPr>
          <w:rFonts w:cstheme="minorHAnsi"/>
          <w:color w:val="333333"/>
          <w:sz w:val="24"/>
          <w:szCs w:val="24"/>
        </w:rPr>
        <w:br/>
      </w:r>
      <w:r w:rsidRPr="009D3C47">
        <w:rPr>
          <w:rFonts w:cstheme="minorHAnsi"/>
          <w:color w:val="333333"/>
          <w:sz w:val="24"/>
          <w:szCs w:val="24"/>
          <w:shd w:val="clear" w:color="auto" w:fill="FFFFFF"/>
        </w:rPr>
        <w:t>        int[] crc;</w:t>
      </w:r>
      <w:r w:rsidRPr="009D3C47">
        <w:rPr>
          <w:rFonts w:cstheme="minorHAnsi"/>
          <w:color w:val="333333"/>
          <w:sz w:val="24"/>
          <w:szCs w:val="24"/>
        </w:rPr>
        <w:br/>
      </w:r>
      <w:r w:rsidRPr="009D3C47">
        <w:rPr>
          <w:rFonts w:cstheme="minorHAnsi"/>
          <w:color w:val="333333"/>
          <w:sz w:val="24"/>
          <w:szCs w:val="24"/>
          <w:shd w:val="clear" w:color="auto" w:fill="FFFFFF"/>
        </w:rPr>
        <w:t>        int data_bits, divisor_bits, tot_length;</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System.out.println("Enter number of data bits : ");</w:t>
      </w:r>
      <w:r w:rsidRPr="009D3C47">
        <w:rPr>
          <w:rFonts w:cstheme="minorHAnsi"/>
          <w:color w:val="333333"/>
          <w:sz w:val="24"/>
          <w:szCs w:val="24"/>
        </w:rPr>
        <w:br/>
      </w:r>
      <w:r w:rsidRPr="009D3C47">
        <w:rPr>
          <w:rFonts w:cstheme="minorHAnsi"/>
          <w:color w:val="333333"/>
          <w:sz w:val="24"/>
          <w:szCs w:val="24"/>
          <w:shd w:val="clear" w:color="auto" w:fill="FFFFFF"/>
        </w:rPr>
        <w:t>        data_bits=Integer.parseInt(br.readLine());</w:t>
      </w:r>
      <w:r w:rsidRPr="009D3C47">
        <w:rPr>
          <w:rFonts w:cstheme="minorHAnsi"/>
          <w:color w:val="333333"/>
          <w:sz w:val="24"/>
          <w:szCs w:val="24"/>
        </w:rPr>
        <w:br/>
      </w:r>
      <w:r w:rsidRPr="009D3C47">
        <w:rPr>
          <w:rFonts w:cstheme="minorHAnsi"/>
          <w:color w:val="333333"/>
          <w:sz w:val="24"/>
          <w:szCs w:val="24"/>
          <w:shd w:val="clear" w:color="auto" w:fill="FFFFFF"/>
        </w:rPr>
        <w:t>        data=new int[data_bits];</w:t>
      </w:r>
      <w:r w:rsidRPr="009D3C47">
        <w:rPr>
          <w:rFonts w:cstheme="minorHAnsi"/>
          <w:color w:val="333333"/>
          <w:sz w:val="24"/>
          <w:szCs w:val="24"/>
        </w:rPr>
        <w:br/>
      </w:r>
      <w:r w:rsidRPr="009D3C47">
        <w:rPr>
          <w:rFonts w:cstheme="minorHAnsi"/>
          <w:color w:val="333333"/>
          <w:sz w:val="24"/>
          <w:szCs w:val="24"/>
        </w:rPr>
        <w:br/>
      </w:r>
      <w:r w:rsidRPr="009D3C47">
        <w:rPr>
          <w:rFonts w:cstheme="minorHAnsi"/>
          <w:color w:val="333333"/>
          <w:sz w:val="24"/>
          <w:szCs w:val="24"/>
          <w:shd w:val="clear" w:color="auto" w:fill="FFFFFF"/>
        </w:rPr>
        <w:t>        System.out.println("Enter data bits : ");</w:t>
      </w:r>
      <w:r w:rsidRPr="009D3C47">
        <w:rPr>
          <w:rFonts w:cstheme="minorHAnsi"/>
          <w:color w:val="333333"/>
          <w:sz w:val="24"/>
          <w:szCs w:val="24"/>
        </w:rPr>
        <w:br/>
      </w:r>
      <w:r w:rsidRPr="009D3C47">
        <w:rPr>
          <w:rFonts w:cstheme="minorHAnsi"/>
          <w:color w:val="333333"/>
          <w:sz w:val="24"/>
          <w:szCs w:val="24"/>
          <w:shd w:val="clear" w:color="auto" w:fill="FFFFFF"/>
        </w:rPr>
        <w:t>        for(int i=0; i&lt;data_bits; i++)</w:t>
      </w:r>
      <w:r w:rsidRPr="009D3C47">
        <w:rPr>
          <w:rFonts w:cstheme="minorHAnsi"/>
          <w:color w:val="333333"/>
          <w:sz w:val="24"/>
          <w:szCs w:val="24"/>
        </w:rPr>
        <w:br/>
      </w:r>
      <w:r w:rsidRPr="009D3C47">
        <w:rPr>
          <w:rFonts w:cstheme="minorHAnsi"/>
          <w:color w:val="333333"/>
          <w:sz w:val="24"/>
          <w:szCs w:val="24"/>
          <w:shd w:val="clear" w:color="auto" w:fill="FFFFFF"/>
        </w:rPr>
        <w:t>            data[i]=Integer.parseInt(br.readLine());</w:t>
      </w:r>
      <w:r w:rsidRPr="009D3C47">
        <w:rPr>
          <w:rFonts w:cstheme="minorHAnsi"/>
          <w:color w:val="333333"/>
          <w:sz w:val="24"/>
          <w:szCs w:val="24"/>
        </w:rPr>
        <w:br/>
      </w:r>
      <w:r w:rsidRPr="009D3C47">
        <w:rPr>
          <w:rFonts w:cstheme="minorHAnsi"/>
          <w:color w:val="333333"/>
          <w:sz w:val="24"/>
          <w:szCs w:val="24"/>
        </w:rPr>
        <w:br/>
      </w:r>
      <w:r w:rsidRPr="009D3C47">
        <w:rPr>
          <w:rFonts w:cstheme="minorHAnsi"/>
          <w:color w:val="333333"/>
          <w:sz w:val="24"/>
          <w:szCs w:val="24"/>
          <w:shd w:val="clear" w:color="auto" w:fill="FFFFFF"/>
        </w:rPr>
        <w:t>        System.out.println("Enter number of bits in divisor : ");</w:t>
      </w:r>
      <w:r w:rsidRPr="009D3C47">
        <w:rPr>
          <w:rFonts w:cstheme="minorHAnsi"/>
          <w:color w:val="333333"/>
          <w:sz w:val="24"/>
          <w:szCs w:val="24"/>
        </w:rPr>
        <w:br/>
      </w:r>
      <w:r w:rsidRPr="009D3C47">
        <w:rPr>
          <w:rFonts w:cstheme="minorHAnsi"/>
          <w:color w:val="333333"/>
          <w:sz w:val="24"/>
          <w:szCs w:val="24"/>
          <w:shd w:val="clear" w:color="auto" w:fill="FFFFFF"/>
        </w:rPr>
        <w:t>        divisor_bits=Integer.parseInt(br.readLine());</w:t>
      </w:r>
      <w:r w:rsidRPr="009D3C47">
        <w:rPr>
          <w:rFonts w:cstheme="minorHAnsi"/>
          <w:color w:val="333333"/>
          <w:sz w:val="24"/>
          <w:szCs w:val="24"/>
        </w:rPr>
        <w:br/>
      </w:r>
      <w:r w:rsidRPr="009D3C47">
        <w:rPr>
          <w:rFonts w:cstheme="minorHAnsi"/>
          <w:color w:val="333333"/>
          <w:sz w:val="24"/>
          <w:szCs w:val="24"/>
          <w:shd w:val="clear" w:color="auto" w:fill="FFFFFF"/>
        </w:rPr>
        <w:t>        divisor=new int[divisor_bits];</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System.out.println("Enter Divisor bits : ");</w:t>
      </w:r>
      <w:r w:rsidRPr="009D3C47">
        <w:rPr>
          <w:rFonts w:cstheme="minorHAnsi"/>
          <w:color w:val="333333"/>
          <w:sz w:val="24"/>
          <w:szCs w:val="24"/>
        </w:rPr>
        <w:br/>
      </w:r>
      <w:r w:rsidRPr="009D3C47">
        <w:rPr>
          <w:rFonts w:cstheme="minorHAnsi"/>
          <w:color w:val="333333"/>
          <w:sz w:val="24"/>
          <w:szCs w:val="24"/>
          <w:shd w:val="clear" w:color="auto" w:fill="FFFFFF"/>
        </w:rPr>
        <w:t>        for(int i=0; i&lt;divisor_bits; i++)</w:t>
      </w:r>
      <w:r w:rsidRPr="009D3C47">
        <w:rPr>
          <w:rFonts w:cstheme="minorHAnsi"/>
          <w:color w:val="333333"/>
          <w:sz w:val="24"/>
          <w:szCs w:val="24"/>
        </w:rPr>
        <w:br/>
      </w:r>
      <w:r w:rsidRPr="009D3C47">
        <w:rPr>
          <w:rFonts w:cstheme="minorHAnsi"/>
          <w:color w:val="333333"/>
          <w:sz w:val="24"/>
          <w:szCs w:val="24"/>
          <w:shd w:val="clear" w:color="auto" w:fill="FFFFFF"/>
        </w:rPr>
        <w:t>            divisor[i]=Integer.parseInt(br.readLine());</w:t>
      </w:r>
      <w:r w:rsidRPr="009D3C47">
        <w:rPr>
          <w:rFonts w:cstheme="minorHAnsi"/>
          <w:color w:val="333333"/>
          <w:sz w:val="24"/>
          <w:szCs w:val="24"/>
        </w:rPr>
        <w:br/>
      </w:r>
      <w:r w:rsidRPr="009D3C47">
        <w:rPr>
          <w:rFonts w:cstheme="minorHAnsi"/>
          <w:color w:val="333333"/>
          <w:sz w:val="24"/>
          <w:szCs w:val="24"/>
        </w:rPr>
        <w:br/>
      </w:r>
      <w:r w:rsidRPr="009D3C47">
        <w:rPr>
          <w:rFonts w:cstheme="minorHAnsi"/>
          <w:color w:val="333333"/>
          <w:sz w:val="24"/>
          <w:szCs w:val="24"/>
          <w:shd w:val="clear" w:color="auto" w:fill="FFFFFF"/>
        </w:rPr>
        <w:t>        tot_length=data_bits+divisor_bits-1;</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div=new int[tot_length];</w:t>
      </w:r>
      <w:r w:rsidRPr="009D3C47">
        <w:rPr>
          <w:rFonts w:cstheme="minorHAnsi"/>
          <w:color w:val="333333"/>
          <w:sz w:val="24"/>
          <w:szCs w:val="24"/>
        </w:rPr>
        <w:br/>
      </w:r>
      <w:r w:rsidRPr="009D3C47">
        <w:rPr>
          <w:rFonts w:cstheme="minorHAnsi"/>
          <w:color w:val="333333"/>
          <w:sz w:val="24"/>
          <w:szCs w:val="24"/>
          <w:shd w:val="clear" w:color="auto" w:fill="FFFFFF"/>
        </w:rPr>
        <w:t>        rem=new int[tot_length];</w:t>
      </w:r>
      <w:r w:rsidRPr="009D3C47">
        <w:rPr>
          <w:rFonts w:cstheme="minorHAnsi"/>
          <w:color w:val="333333"/>
          <w:sz w:val="24"/>
          <w:szCs w:val="24"/>
        </w:rPr>
        <w:br/>
      </w:r>
      <w:r w:rsidRPr="009D3C47">
        <w:rPr>
          <w:rFonts w:cstheme="minorHAnsi"/>
          <w:color w:val="333333"/>
          <w:sz w:val="24"/>
          <w:szCs w:val="24"/>
          <w:shd w:val="clear" w:color="auto" w:fill="FFFFFF"/>
        </w:rPr>
        <w:t>        crc=new int[tot_length];</w:t>
      </w:r>
      <w:r w:rsidRPr="009D3C47">
        <w:rPr>
          <w:rFonts w:cstheme="minorHAnsi"/>
          <w:color w:val="333333"/>
          <w:sz w:val="24"/>
          <w:szCs w:val="24"/>
        </w:rPr>
        <w:br/>
      </w:r>
      <w:r w:rsidRPr="009D3C47">
        <w:rPr>
          <w:rFonts w:cstheme="minorHAnsi"/>
          <w:color w:val="333333"/>
          <w:sz w:val="24"/>
          <w:szCs w:val="24"/>
          <w:shd w:val="clear" w:color="auto" w:fill="FFFFFF"/>
        </w:rPr>
        <w:t>    /*------------------ CRC GENERATION-----------------------*/    </w:t>
      </w:r>
      <w:r w:rsidRPr="009D3C47">
        <w:rPr>
          <w:rFonts w:cstheme="minorHAnsi"/>
          <w:color w:val="333333"/>
          <w:sz w:val="24"/>
          <w:szCs w:val="24"/>
        </w:rPr>
        <w:br/>
      </w:r>
      <w:r w:rsidRPr="009D3C47">
        <w:rPr>
          <w:rFonts w:cstheme="minorHAnsi"/>
          <w:color w:val="333333"/>
          <w:sz w:val="24"/>
          <w:szCs w:val="24"/>
          <w:shd w:val="clear" w:color="auto" w:fill="FFFFFF"/>
        </w:rPr>
        <w:t>        for(int i=0;i&lt;data.length;i++)</w:t>
      </w:r>
      <w:r w:rsidRPr="009D3C47">
        <w:rPr>
          <w:rFonts w:cstheme="minorHAnsi"/>
          <w:color w:val="333333"/>
          <w:sz w:val="24"/>
          <w:szCs w:val="24"/>
        </w:rPr>
        <w:br/>
      </w:r>
      <w:r w:rsidRPr="009D3C47">
        <w:rPr>
          <w:rFonts w:cstheme="minorHAnsi"/>
          <w:color w:val="333333"/>
          <w:sz w:val="24"/>
          <w:szCs w:val="24"/>
          <w:shd w:val="clear" w:color="auto" w:fill="FFFFFF"/>
        </w:rPr>
        <w:t>            div[i]=data[i];</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System.out.print("Dividend (after appending 0's) are : ");</w:t>
      </w:r>
      <w:r w:rsidRPr="009D3C47">
        <w:rPr>
          <w:rFonts w:cstheme="minorHAnsi"/>
          <w:color w:val="333333"/>
          <w:sz w:val="24"/>
          <w:szCs w:val="24"/>
        </w:rPr>
        <w:br/>
      </w:r>
      <w:r w:rsidRPr="009D3C47">
        <w:rPr>
          <w:rFonts w:cstheme="minorHAnsi"/>
          <w:color w:val="333333"/>
          <w:sz w:val="24"/>
          <w:szCs w:val="24"/>
          <w:shd w:val="clear" w:color="auto" w:fill="FFFFFF"/>
        </w:rPr>
        <w:t>        for(int i=0; i&lt; div.length; i++)</w:t>
      </w:r>
      <w:r w:rsidRPr="009D3C47">
        <w:rPr>
          <w:rFonts w:cstheme="minorHAnsi"/>
          <w:color w:val="333333"/>
          <w:sz w:val="24"/>
          <w:szCs w:val="24"/>
        </w:rPr>
        <w:br/>
      </w:r>
      <w:r w:rsidRPr="009D3C47">
        <w:rPr>
          <w:rFonts w:cstheme="minorHAnsi"/>
          <w:color w:val="333333"/>
          <w:sz w:val="24"/>
          <w:szCs w:val="24"/>
          <w:shd w:val="clear" w:color="auto" w:fill="FFFFFF"/>
        </w:rPr>
        <w:t>            System.out.print(div[i]);        </w:t>
      </w:r>
      <w:r w:rsidRPr="009D3C47">
        <w:rPr>
          <w:rFonts w:cstheme="minorHAnsi"/>
          <w:color w:val="333333"/>
          <w:sz w:val="24"/>
          <w:szCs w:val="24"/>
        </w:rPr>
        <w:br/>
      </w:r>
      <w:r w:rsidRPr="009D3C47">
        <w:rPr>
          <w:rFonts w:cstheme="minorHAnsi"/>
          <w:color w:val="333333"/>
          <w:sz w:val="24"/>
          <w:szCs w:val="24"/>
          <w:shd w:val="clear" w:color="auto" w:fill="FFFFFF"/>
        </w:rPr>
        <w:t>        System.out.println();</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for(int j=0; j&lt;div.length; j++){</w:t>
      </w:r>
      <w:r w:rsidRPr="009D3C47">
        <w:rPr>
          <w:rFonts w:cstheme="minorHAnsi"/>
          <w:color w:val="333333"/>
          <w:sz w:val="24"/>
          <w:szCs w:val="24"/>
        </w:rPr>
        <w:br/>
      </w:r>
      <w:r w:rsidRPr="009D3C47">
        <w:rPr>
          <w:rFonts w:cstheme="minorHAnsi"/>
          <w:color w:val="333333"/>
          <w:sz w:val="24"/>
          <w:szCs w:val="24"/>
          <w:shd w:val="clear" w:color="auto" w:fill="FFFFFF"/>
        </w:rPr>
        <w:t>              rem[j] = div[j];</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rem=divide(div, divisor, rem);</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xml:space="preserve">        for(int i=0;i&lt;div.length;i++)           //append dividend and </w:t>
      </w:r>
      <w:r w:rsidR="00D76A5C" w:rsidRPr="009D3C47">
        <w:rPr>
          <w:rFonts w:cstheme="minorHAnsi"/>
          <w:color w:val="333333"/>
          <w:sz w:val="24"/>
          <w:szCs w:val="24"/>
          <w:shd w:val="clear" w:color="auto" w:fill="FFFFFF"/>
        </w:rPr>
        <w:t>remainder</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crc[i]=(div[i]^rem[i]);</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System.out.println();</w:t>
      </w:r>
      <w:r w:rsidRPr="009D3C47">
        <w:rPr>
          <w:rFonts w:cstheme="minorHAnsi"/>
          <w:color w:val="333333"/>
          <w:sz w:val="24"/>
          <w:szCs w:val="24"/>
        </w:rPr>
        <w:br/>
      </w:r>
      <w:r w:rsidRPr="009D3C47">
        <w:rPr>
          <w:rFonts w:cstheme="minorHAnsi"/>
          <w:color w:val="333333"/>
          <w:sz w:val="24"/>
          <w:szCs w:val="24"/>
          <w:shd w:val="clear" w:color="auto" w:fill="FFFFFF"/>
        </w:rPr>
        <w:t>        System.out.println("CRC code : ");    </w:t>
      </w:r>
      <w:r w:rsidRPr="009D3C47">
        <w:rPr>
          <w:rFonts w:cstheme="minorHAnsi"/>
          <w:color w:val="333333"/>
          <w:sz w:val="24"/>
          <w:szCs w:val="24"/>
        </w:rPr>
        <w:br/>
      </w:r>
      <w:r w:rsidRPr="009D3C47">
        <w:rPr>
          <w:rFonts w:cstheme="minorHAnsi"/>
          <w:color w:val="333333"/>
          <w:sz w:val="24"/>
          <w:szCs w:val="24"/>
          <w:shd w:val="clear" w:color="auto" w:fill="FFFFFF"/>
        </w:rPr>
        <w:t>        for(int i=0;i&lt;crc.length;i++)</w:t>
      </w:r>
      <w:r w:rsidRPr="009D3C47">
        <w:rPr>
          <w:rFonts w:cstheme="minorHAnsi"/>
          <w:color w:val="333333"/>
          <w:sz w:val="24"/>
          <w:szCs w:val="24"/>
        </w:rPr>
        <w:br/>
      </w:r>
      <w:r w:rsidRPr="009D3C47">
        <w:rPr>
          <w:rFonts w:cstheme="minorHAnsi"/>
          <w:color w:val="333333"/>
          <w:sz w:val="24"/>
          <w:szCs w:val="24"/>
          <w:shd w:val="clear" w:color="auto" w:fill="FFFFFF"/>
        </w:rPr>
        <w:t>            System.out.print(crc[i]);</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/*-------------------ERROR DETECTION---------------------*/    </w:t>
      </w:r>
      <w:r w:rsidRPr="009D3C47">
        <w:rPr>
          <w:rFonts w:cstheme="minorHAnsi"/>
          <w:color w:val="333333"/>
          <w:sz w:val="24"/>
          <w:szCs w:val="24"/>
        </w:rPr>
        <w:br/>
      </w:r>
      <w:r w:rsidRPr="009D3C47">
        <w:rPr>
          <w:rFonts w:cstheme="minorHAnsi"/>
          <w:color w:val="333333"/>
          <w:sz w:val="24"/>
          <w:szCs w:val="24"/>
          <w:shd w:val="clear" w:color="auto" w:fill="FFFFFF"/>
        </w:rPr>
        <w:t>        System.out.println();</w:t>
      </w:r>
      <w:r w:rsidRPr="009D3C47">
        <w:rPr>
          <w:rFonts w:cstheme="minorHAnsi"/>
          <w:color w:val="333333"/>
          <w:sz w:val="24"/>
          <w:szCs w:val="24"/>
        </w:rPr>
        <w:br/>
      </w:r>
      <w:r w:rsidRPr="009D3C47">
        <w:rPr>
          <w:rFonts w:cstheme="minorHAnsi"/>
          <w:color w:val="333333"/>
          <w:sz w:val="24"/>
          <w:szCs w:val="24"/>
          <w:shd w:val="clear" w:color="auto" w:fill="FFFFFF"/>
        </w:rPr>
        <w:t>        System.out.println("Enter CRC code of "+tot_length+" bits : ");</w:t>
      </w:r>
      <w:r w:rsidRPr="009D3C47">
        <w:rPr>
          <w:rFonts w:cstheme="minorHAnsi"/>
          <w:color w:val="333333"/>
          <w:sz w:val="24"/>
          <w:szCs w:val="24"/>
        </w:rPr>
        <w:br/>
      </w:r>
      <w:r w:rsidRPr="009D3C47">
        <w:rPr>
          <w:rFonts w:cstheme="minorHAnsi"/>
          <w:color w:val="333333"/>
          <w:sz w:val="24"/>
          <w:szCs w:val="24"/>
          <w:shd w:val="clear" w:color="auto" w:fill="FFFFFF"/>
        </w:rPr>
        <w:t>        for(int i=0; i&lt;crc.length; i++)</w:t>
      </w:r>
      <w:r w:rsidRPr="009D3C47">
        <w:rPr>
          <w:rFonts w:cstheme="minorHAnsi"/>
          <w:color w:val="333333"/>
          <w:sz w:val="24"/>
          <w:szCs w:val="24"/>
        </w:rPr>
        <w:br/>
      </w:r>
      <w:r w:rsidRPr="009D3C47">
        <w:rPr>
          <w:rFonts w:cstheme="minorHAnsi"/>
          <w:color w:val="333333"/>
          <w:sz w:val="24"/>
          <w:szCs w:val="24"/>
          <w:shd w:val="clear" w:color="auto" w:fill="FFFFFF"/>
        </w:rPr>
        <w:t>            crc[i]=Integer.parseInt(br.readLine());</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for(int j=0; j&lt;crc.length; j++){</w:t>
      </w:r>
      <w:r w:rsidRPr="009D3C47">
        <w:rPr>
          <w:rFonts w:cstheme="minorHAnsi"/>
          <w:color w:val="333333"/>
          <w:sz w:val="24"/>
          <w:szCs w:val="24"/>
        </w:rPr>
        <w:br/>
      </w:r>
      <w:r w:rsidRPr="009D3C47">
        <w:rPr>
          <w:rFonts w:cstheme="minorHAnsi"/>
          <w:color w:val="333333"/>
          <w:sz w:val="24"/>
          <w:szCs w:val="24"/>
          <w:shd w:val="clear" w:color="auto" w:fill="FFFFFF"/>
        </w:rPr>
        <w:t>              rem[j] = crc[j];</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rem=divide(crc, divisor, rem);</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for(int i=0; i&lt; rem.length; i++)</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if(rem[i]!=0)</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System.out.println("Error");</w:t>
      </w:r>
      <w:r w:rsidRPr="009D3C47">
        <w:rPr>
          <w:rFonts w:cstheme="minorHAnsi"/>
          <w:color w:val="333333"/>
          <w:sz w:val="24"/>
          <w:szCs w:val="24"/>
        </w:rPr>
        <w:br/>
      </w:r>
      <w:r w:rsidRPr="009D3C47">
        <w:rPr>
          <w:rFonts w:cstheme="minorHAnsi"/>
          <w:color w:val="333333"/>
          <w:sz w:val="24"/>
          <w:szCs w:val="24"/>
          <w:shd w:val="clear" w:color="auto" w:fill="FFFFFF"/>
        </w:rPr>
        <w:t>                break;</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if(i==rem.length-1)</w:t>
      </w:r>
      <w:r w:rsidRPr="009D3C47">
        <w:rPr>
          <w:rFonts w:cstheme="minorHAnsi"/>
          <w:color w:val="333333"/>
          <w:sz w:val="24"/>
          <w:szCs w:val="24"/>
        </w:rPr>
        <w:br/>
      </w:r>
      <w:r w:rsidRPr="009D3C47">
        <w:rPr>
          <w:rFonts w:cstheme="minorHAnsi"/>
          <w:color w:val="333333"/>
          <w:sz w:val="24"/>
          <w:szCs w:val="24"/>
          <w:shd w:val="clear" w:color="auto" w:fill="FFFFFF"/>
        </w:rPr>
        <w:t>                System.out.println("No Error");</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System.out.println("THANK YOU....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static int[] divide(int div[],int divisor[], int rem[])</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int cur=0;</w:t>
      </w:r>
      <w:r w:rsidRPr="009D3C47">
        <w:rPr>
          <w:rFonts w:cstheme="minorHAnsi"/>
          <w:color w:val="333333"/>
          <w:sz w:val="24"/>
          <w:szCs w:val="24"/>
        </w:rPr>
        <w:br/>
      </w:r>
      <w:r w:rsidRPr="009D3C47">
        <w:rPr>
          <w:rFonts w:cstheme="minorHAnsi"/>
          <w:color w:val="333333"/>
          <w:sz w:val="24"/>
          <w:szCs w:val="24"/>
          <w:shd w:val="clear" w:color="auto" w:fill="FFFFFF"/>
        </w:rPr>
        <w:t>        while(true)</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for(int i=0;i&lt;divisor.length;i++)</w:t>
      </w:r>
      <w:r w:rsidRPr="009D3C47">
        <w:rPr>
          <w:rFonts w:cstheme="minorHAnsi"/>
          <w:color w:val="333333"/>
          <w:sz w:val="24"/>
          <w:szCs w:val="24"/>
        </w:rPr>
        <w:br/>
      </w:r>
      <w:r w:rsidRPr="009D3C47">
        <w:rPr>
          <w:rFonts w:cstheme="minorHAnsi"/>
          <w:color w:val="333333"/>
          <w:sz w:val="24"/>
          <w:szCs w:val="24"/>
          <w:shd w:val="clear" w:color="auto" w:fill="FFFFFF"/>
        </w:rPr>
        <w:t>                rem[cur+i]=(rem[cur+i]^divisor[i]);</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while(rem[cur]==0 &amp;&amp; cur!=rem.length-1)</w:t>
      </w:r>
      <w:r w:rsidRPr="009D3C47">
        <w:rPr>
          <w:rFonts w:cstheme="minorHAnsi"/>
          <w:color w:val="333333"/>
          <w:sz w:val="24"/>
          <w:szCs w:val="24"/>
        </w:rPr>
        <w:br/>
      </w:r>
      <w:r w:rsidRPr="009D3C47">
        <w:rPr>
          <w:rFonts w:cstheme="minorHAnsi"/>
          <w:color w:val="333333"/>
          <w:sz w:val="24"/>
          <w:szCs w:val="24"/>
          <w:shd w:val="clear" w:color="auto" w:fill="FFFFFF"/>
        </w:rPr>
        <w:t>                cur++;</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if((rem.length-cur)&lt;divisor.length)</w:t>
      </w:r>
      <w:r w:rsidRPr="009D3C47">
        <w:rPr>
          <w:rFonts w:cstheme="minorHAnsi"/>
          <w:color w:val="333333"/>
          <w:sz w:val="24"/>
          <w:szCs w:val="24"/>
        </w:rPr>
        <w:br/>
      </w:r>
      <w:r w:rsidRPr="009D3C47">
        <w:rPr>
          <w:rFonts w:cstheme="minorHAnsi"/>
          <w:color w:val="333333"/>
          <w:sz w:val="24"/>
          <w:szCs w:val="24"/>
          <w:shd w:val="clear" w:color="auto" w:fill="FFFFFF"/>
        </w:rPr>
        <w:t>                break;</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        return rem;</w:t>
      </w:r>
      <w:r w:rsidRPr="009D3C47">
        <w:rPr>
          <w:rFonts w:cstheme="minorHAnsi"/>
          <w:color w:val="333333"/>
          <w:sz w:val="24"/>
          <w:szCs w:val="24"/>
        </w:rPr>
        <w:br/>
      </w:r>
      <w:r w:rsidRPr="009D3C47">
        <w:rPr>
          <w:rFonts w:cstheme="minorHAnsi"/>
          <w:color w:val="333333"/>
          <w:sz w:val="24"/>
          <w:szCs w:val="24"/>
          <w:shd w:val="clear" w:color="auto" w:fill="FFFFFF"/>
        </w:rPr>
        <w:t>    }</w:t>
      </w:r>
      <w:r w:rsidRPr="009D3C47">
        <w:rPr>
          <w:rFonts w:cstheme="minorHAnsi"/>
          <w:color w:val="333333"/>
          <w:sz w:val="24"/>
          <w:szCs w:val="24"/>
        </w:rPr>
        <w:br/>
      </w:r>
      <w:r w:rsidRPr="009D3C47">
        <w:rPr>
          <w:rFonts w:cstheme="minorHAnsi"/>
          <w:color w:val="333333"/>
          <w:sz w:val="24"/>
          <w:szCs w:val="24"/>
          <w:shd w:val="clear" w:color="auto" w:fill="FFFFFF"/>
        </w:rPr>
        <w:t>}</w:t>
      </w:r>
      <w:r w:rsidRPr="009D3C47">
        <w:rPr>
          <w:rFonts w:cstheme="minorHAnsi"/>
          <w:color w:val="333333"/>
          <w:sz w:val="24"/>
          <w:szCs w:val="24"/>
        </w:rPr>
        <w:br/>
      </w:r>
      <w:r w:rsidRPr="009D3C47">
        <w:rPr>
          <w:rFonts w:cstheme="minorHAnsi"/>
          <w:color w:val="333333"/>
          <w:sz w:val="24"/>
          <w:szCs w:val="24"/>
        </w:rPr>
        <w:br/>
      </w:r>
      <w:r w:rsidRPr="009D3C47">
        <w:rPr>
          <w:rFonts w:cstheme="minorHAnsi"/>
          <w:color w:val="333333"/>
          <w:sz w:val="24"/>
          <w:szCs w:val="24"/>
          <w:shd w:val="clear" w:color="auto" w:fill="FFFFFF"/>
        </w:rPr>
        <w:t>OUTPUT :</w:t>
      </w:r>
      <w:r w:rsidRPr="009D3C47">
        <w:rPr>
          <w:rFonts w:cstheme="minorHAnsi"/>
          <w:color w:val="333333"/>
          <w:sz w:val="24"/>
          <w:szCs w:val="24"/>
        </w:rPr>
        <w:br/>
      </w:r>
      <w:r w:rsidRPr="009D3C47">
        <w:rPr>
          <w:rFonts w:cstheme="minorHAnsi"/>
          <w:color w:val="333333"/>
          <w:sz w:val="24"/>
          <w:szCs w:val="24"/>
          <w:shd w:val="clear" w:color="auto" w:fill="FFFFFF"/>
        </w:rPr>
        <w:t>Enter number of data bits :</w:t>
      </w:r>
      <w:r w:rsidRPr="009D3C47">
        <w:rPr>
          <w:rFonts w:cstheme="minorHAnsi"/>
          <w:color w:val="333333"/>
          <w:sz w:val="24"/>
          <w:szCs w:val="24"/>
        </w:rPr>
        <w:br/>
      </w:r>
      <w:r w:rsidRPr="009D3C47">
        <w:rPr>
          <w:rFonts w:cstheme="minorHAnsi"/>
          <w:color w:val="333333"/>
          <w:sz w:val="24"/>
          <w:szCs w:val="24"/>
          <w:shd w:val="clear" w:color="auto" w:fill="FFFFFF"/>
        </w:rPr>
        <w:t>7</w:t>
      </w:r>
      <w:r w:rsidRPr="009D3C47">
        <w:rPr>
          <w:rFonts w:cstheme="minorHAnsi"/>
          <w:color w:val="333333"/>
          <w:sz w:val="24"/>
          <w:szCs w:val="24"/>
        </w:rPr>
        <w:br/>
      </w:r>
      <w:r w:rsidRPr="009D3C47">
        <w:rPr>
          <w:rFonts w:cstheme="minorHAnsi"/>
          <w:color w:val="333333"/>
          <w:sz w:val="24"/>
          <w:szCs w:val="24"/>
          <w:shd w:val="clear" w:color="auto" w:fill="FFFFFF"/>
        </w:rPr>
        <w:t>Enter data bits :</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Enter number of bits in divisor :</w:t>
      </w:r>
      <w:r w:rsidRPr="009D3C47">
        <w:rPr>
          <w:rFonts w:cstheme="minorHAnsi"/>
          <w:color w:val="333333"/>
          <w:sz w:val="24"/>
          <w:szCs w:val="24"/>
        </w:rPr>
        <w:br/>
      </w:r>
      <w:r w:rsidRPr="009D3C47">
        <w:rPr>
          <w:rFonts w:cstheme="minorHAnsi"/>
          <w:color w:val="333333"/>
          <w:sz w:val="24"/>
          <w:szCs w:val="24"/>
          <w:shd w:val="clear" w:color="auto" w:fill="FFFFFF"/>
        </w:rPr>
        <w:t>3</w:t>
      </w:r>
      <w:r w:rsidRPr="009D3C47">
        <w:rPr>
          <w:rFonts w:cstheme="minorHAnsi"/>
          <w:color w:val="333333"/>
          <w:sz w:val="24"/>
          <w:szCs w:val="24"/>
        </w:rPr>
        <w:br/>
      </w:r>
      <w:r w:rsidRPr="009D3C47">
        <w:rPr>
          <w:rFonts w:cstheme="minorHAnsi"/>
          <w:color w:val="333333"/>
          <w:sz w:val="24"/>
          <w:szCs w:val="24"/>
          <w:shd w:val="clear" w:color="auto" w:fill="FFFFFF"/>
        </w:rPr>
        <w:t>Enter Divisor bits :</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Data bits are : 1011001</w:t>
      </w:r>
      <w:r w:rsidRPr="009D3C47">
        <w:rPr>
          <w:rFonts w:cstheme="minorHAnsi"/>
          <w:color w:val="333333"/>
          <w:sz w:val="24"/>
          <w:szCs w:val="24"/>
        </w:rPr>
        <w:br/>
      </w:r>
      <w:r w:rsidRPr="009D3C47">
        <w:rPr>
          <w:rFonts w:cstheme="minorHAnsi"/>
          <w:color w:val="333333"/>
          <w:sz w:val="24"/>
          <w:szCs w:val="24"/>
          <w:shd w:val="clear" w:color="auto" w:fill="FFFFFF"/>
        </w:rPr>
        <w:t>divisor bits are : 101</w:t>
      </w:r>
      <w:r w:rsidRPr="009D3C47">
        <w:rPr>
          <w:rFonts w:cstheme="minorHAnsi"/>
          <w:color w:val="333333"/>
          <w:sz w:val="24"/>
          <w:szCs w:val="24"/>
        </w:rPr>
        <w:br/>
      </w:r>
      <w:r w:rsidRPr="009D3C47">
        <w:rPr>
          <w:rFonts w:cstheme="minorHAnsi"/>
          <w:color w:val="333333"/>
          <w:sz w:val="24"/>
          <w:szCs w:val="24"/>
          <w:shd w:val="clear" w:color="auto" w:fill="FFFFFF"/>
        </w:rPr>
        <w:t>Dividend (after appending 0's) are : 101100100</w:t>
      </w:r>
      <w:r w:rsidRPr="009D3C47">
        <w:rPr>
          <w:rFonts w:cstheme="minorHAnsi"/>
          <w:color w:val="333333"/>
          <w:sz w:val="24"/>
          <w:szCs w:val="24"/>
        </w:rPr>
        <w:br/>
      </w:r>
      <w:r w:rsidRPr="009D3C47">
        <w:rPr>
          <w:rFonts w:cstheme="minorHAnsi"/>
          <w:color w:val="333333"/>
          <w:sz w:val="24"/>
          <w:szCs w:val="24"/>
        </w:rPr>
        <w:br/>
      </w:r>
      <w:r w:rsidRPr="009D3C47">
        <w:rPr>
          <w:rFonts w:cstheme="minorHAnsi"/>
          <w:color w:val="333333"/>
          <w:sz w:val="24"/>
          <w:szCs w:val="24"/>
          <w:shd w:val="clear" w:color="auto" w:fill="FFFFFF"/>
        </w:rPr>
        <w:t>CRC code :</w:t>
      </w:r>
      <w:r w:rsidRPr="009D3C47">
        <w:rPr>
          <w:rFonts w:cstheme="minorHAnsi"/>
          <w:color w:val="333333"/>
          <w:sz w:val="24"/>
          <w:szCs w:val="24"/>
        </w:rPr>
        <w:br/>
      </w:r>
      <w:r w:rsidRPr="009D3C47">
        <w:rPr>
          <w:rFonts w:cstheme="minorHAnsi"/>
          <w:color w:val="333333"/>
          <w:sz w:val="24"/>
          <w:szCs w:val="24"/>
          <w:shd w:val="clear" w:color="auto" w:fill="FFFFFF"/>
        </w:rPr>
        <w:t>101100111</w:t>
      </w:r>
      <w:r w:rsidRPr="009D3C47">
        <w:rPr>
          <w:rFonts w:cstheme="minorHAnsi"/>
          <w:color w:val="333333"/>
          <w:sz w:val="24"/>
          <w:szCs w:val="24"/>
        </w:rPr>
        <w:br/>
      </w:r>
      <w:r w:rsidRPr="009D3C47">
        <w:rPr>
          <w:rFonts w:cstheme="minorHAnsi"/>
          <w:color w:val="333333"/>
          <w:sz w:val="24"/>
          <w:szCs w:val="24"/>
          <w:shd w:val="clear" w:color="auto" w:fill="FFFFFF"/>
        </w:rPr>
        <w:t>Enter CRC code of 9 bits :</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0</w:t>
      </w:r>
      <w:r w:rsidRPr="009D3C47">
        <w:rPr>
          <w:rFonts w:cstheme="minorHAnsi"/>
          <w:color w:val="333333"/>
          <w:sz w:val="24"/>
          <w:szCs w:val="24"/>
        </w:rPr>
        <w:br/>
      </w:r>
      <w:r w:rsidRPr="009D3C47">
        <w:rPr>
          <w:rFonts w:cstheme="minorHAnsi"/>
          <w:color w:val="333333"/>
          <w:sz w:val="24"/>
          <w:szCs w:val="24"/>
          <w:shd w:val="clear" w:color="auto" w:fill="FFFFFF"/>
        </w:rPr>
        <w:t>1</w:t>
      </w:r>
      <w:r w:rsidRPr="009D3C47">
        <w:rPr>
          <w:rFonts w:cstheme="minorHAnsi"/>
          <w:color w:val="333333"/>
          <w:sz w:val="24"/>
          <w:szCs w:val="24"/>
        </w:rPr>
        <w:br/>
      </w:r>
      <w:r w:rsidRPr="009D3C47">
        <w:rPr>
          <w:rFonts w:cstheme="minorHAnsi"/>
          <w:color w:val="333333"/>
          <w:sz w:val="24"/>
          <w:szCs w:val="24"/>
          <w:shd w:val="clear" w:color="auto" w:fill="FFFFFF"/>
        </w:rPr>
        <w:t>crc bits are : 101100101</w:t>
      </w:r>
      <w:r w:rsidRPr="009D3C47">
        <w:rPr>
          <w:rFonts w:cstheme="minorHAnsi"/>
          <w:color w:val="333333"/>
          <w:sz w:val="24"/>
          <w:szCs w:val="24"/>
        </w:rPr>
        <w:br/>
      </w:r>
      <w:r w:rsidRPr="009D3C47">
        <w:rPr>
          <w:rFonts w:cstheme="minorHAnsi"/>
          <w:color w:val="333333"/>
          <w:sz w:val="24"/>
          <w:szCs w:val="24"/>
          <w:shd w:val="clear" w:color="auto" w:fill="FFFFFF"/>
        </w:rPr>
        <w:t>Error</w:t>
      </w:r>
      <w:r w:rsidRPr="009D3C47">
        <w:rPr>
          <w:rFonts w:cstheme="minorHAnsi"/>
          <w:color w:val="333333"/>
          <w:sz w:val="24"/>
          <w:szCs w:val="24"/>
        </w:rPr>
        <w:br/>
      </w:r>
      <w:r w:rsidRPr="009D3C47">
        <w:rPr>
          <w:rFonts w:cstheme="minorHAnsi"/>
          <w:color w:val="333333"/>
          <w:sz w:val="24"/>
          <w:szCs w:val="24"/>
          <w:shd w:val="clear" w:color="auto" w:fill="FFFFFF"/>
        </w:rPr>
        <w:t>THANK YOU.... :)</w:t>
      </w:r>
      <w:r w:rsidRPr="009D3C47">
        <w:rPr>
          <w:rFonts w:cstheme="minorHAnsi"/>
          <w:color w:val="333333"/>
          <w:sz w:val="24"/>
          <w:szCs w:val="24"/>
        </w:rPr>
        <w:br/>
      </w:r>
      <w:r w:rsidRPr="009D3C47">
        <w:rPr>
          <w:rFonts w:cstheme="minorHAnsi"/>
          <w:color w:val="333333"/>
          <w:sz w:val="24"/>
          <w:szCs w:val="24"/>
          <w:shd w:val="clear" w:color="auto" w:fill="FFFFFF"/>
        </w:rPr>
        <w:t>Press any key to continue...</w:t>
      </w:r>
    </w:p>
    <w:p w14:paraId="2BEBEC0A"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14CB0B96"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4C8825B3"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1E1B2450"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124CD434"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287578C7"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3DA73260"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52445CAC"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23A41D7C"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6A0BE035" w14:textId="77777777" w:rsidR="00C40D21" w:rsidRDefault="00C40D21" w:rsidP="00C40D21">
      <w:pPr>
        <w:spacing w:line="240" w:lineRule="auto"/>
        <w:rPr>
          <w:rFonts w:ascii="Times New Roman" w:hAnsi="Times New Roman" w:cs="Times New Roman"/>
          <w:b/>
          <w:color w:val="333333"/>
          <w:sz w:val="32"/>
          <w:szCs w:val="32"/>
          <w:shd w:val="clear" w:color="auto" w:fill="FFFFFF"/>
        </w:rPr>
      </w:pPr>
    </w:p>
    <w:p w14:paraId="40CD9A79" w14:textId="77777777" w:rsidR="00E711AD" w:rsidRDefault="00E711AD" w:rsidP="00C40D21">
      <w:pPr>
        <w:spacing w:line="240" w:lineRule="auto"/>
        <w:jc w:val="both"/>
        <w:rPr>
          <w:rFonts w:ascii="Times New Roman" w:eastAsia="Times New Roman" w:hAnsi="Times New Roman" w:cs="Times New Roman"/>
          <w:sz w:val="32"/>
          <w:szCs w:val="32"/>
        </w:rPr>
      </w:pPr>
    </w:p>
    <w:p w14:paraId="1FC8E88D" w14:textId="77777777" w:rsidR="00E711AD" w:rsidRDefault="00E711AD" w:rsidP="00C40D21">
      <w:pPr>
        <w:spacing w:line="240" w:lineRule="auto"/>
        <w:jc w:val="both"/>
        <w:rPr>
          <w:rFonts w:ascii="Times New Roman" w:eastAsia="Times New Roman" w:hAnsi="Times New Roman" w:cs="Times New Roman"/>
          <w:sz w:val="32"/>
          <w:szCs w:val="32"/>
        </w:rPr>
      </w:pPr>
    </w:p>
    <w:p w14:paraId="6053BE22" w14:textId="77777777" w:rsidR="00E711AD" w:rsidRDefault="00E711AD" w:rsidP="00C40D21">
      <w:pPr>
        <w:spacing w:line="240" w:lineRule="auto"/>
        <w:jc w:val="both"/>
        <w:rPr>
          <w:rFonts w:ascii="Times New Roman" w:eastAsia="Times New Roman" w:hAnsi="Times New Roman" w:cs="Times New Roman"/>
          <w:sz w:val="32"/>
          <w:szCs w:val="32"/>
        </w:rPr>
      </w:pPr>
    </w:p>
    <w:p w14:paraId="517A023F" w14:textId="77777777" w:rsidR="00E711AD" w:rsidRDefault="00E711AD" w:rsidP="00C40D21">
      <w:pPr>
        <w:spacing w:line="240" w:lineRule="auto"/>
        <w:jc w:val="both"/>
        <w:rPr>
          <w:rFonts w:ascii="Times New Roman" w:eastAsia="Times New Roman" w:hAnsi="Times New Roman" w:cs="Times New Roman"/>
          <w:sz w:val="32"/>
          <w:szCs w:val="32"/>
        </w:rPr>
      </w:pPr>
    </w:p>
    <w:p w14:paraId="4F267B57" w14:textId="77777777" w:rsidR="00E711AD" w:rsidRDefault="00E711AD" w:rsidP="00C40D21">
      <w:pPr>
        <w:spacing w:line="240" w:lineRule="auto"/>
        <w:jc w:val="both"/>
        <w:rPr>
          <w:rFonts w:ascii="Times New Roman" w:eastAsia="Times New Roman" w:hAnsi="Times New Roman" w:cs="Times New Roman"/>
          <w:sz w:val="32"/>
          <w:szCs w:val="32"/>
        </w:rPr>
      </w:pPr>
    </w:p>
    <w:p w14:paraId="64A53A00" w14:textId="5CBD9D01" w:rsidR="00C40D21" w:rsidRDefault="00C40D21" w:rsidP="00193168">
      <w:pPr>
        <w:spacing w:line="240" w:lineRule="auto"/>
        <w:ind w:left="426" w:hanging="426"/>
        <w:jc w:val="both"/>
        <w:rPr>
          <w:rFonts w:ascii="Times New Roman" w:eastAsia="Times New Roman" w:hAnsi="Times New Roman" w:cs="Times New Roman"/>
          <w:sz w:val="32"/>
          <w:szCs w:val="32"/>
        </w:rPr>
      </w:pPr>
      <w:bookmarkStart w:id="15" w:name="_Hlk84936147"/>
      <w:r>
        <w:rPr>
          <w:rFonts w:ascii="Times New Roman" w:eastAsia="Times New Roman" w:hAnsi="Times New Roman" w:cs="Times New Roman"/>
          <w:sz w:val="32"/>
          <w:szCs w:val="32"/>
        </w:rPr>
        <w:t xml:space="preserve">8 Write a program to find the shortest path between vertices using </w:t>
      </w:r>
      <w:r w:rsidR="00193168">
        <w:rPr>
          <w:rFonts w:ascii="Times New Roman" w:eastAsia="Times New Roman" w:hAnsi="Times New Roman" w:cs="Times New Roman"/>
          <w:sz w:val="32"/>
          <w:szCs w:val="32"/>
        </w:rPr>
        <w:t>B</w:t>
      </w:r>
      <w:r>
        <w:rPr>
          <w:rFonts w:ascii="Times New Roman" w:eastAsia="Times New Roman" w:hAnsi="Times New Roman" w:cs="Times New Roman"/>
          <w:sz w:val="32"/>
          <w:szCs w:val="32"/>
        </w:rPr>
        <w:t>ellman-</w:t>
      </w:r>
      <w:r w:rsidR="00193168">
        <w:rPr>
          <w:rFonts w:ascii="Times New Roman" w:eastAsia="Times New Roman" w:hAnsi="Times New Roman" w:cs="Times New Roman"/>
          <w:sz w:val="32"/>
          <w:szCs w:val="32"/>
        </w:rPr>
        <w:t>F</w:t>
      </w:r>
      <w:r>
        <w:rPr>
          <w:rFonts w:ascii="Times New Roman" w:eastAsia="Times New Roman" w:hAnsi="Times New Roman" w:cs="Times New Roman"/>
          <w:sz w:val="32"/>
          <w:szCs w:val="32"/>
        </w:rPr>
        <w:t>ord algorithm.</w:t>
      </w:r>
    </w:p>
    <w:p w14:paraId="31AF0FA8" w14:textId="77777777" w:rsidR="00C40D21" w:rsidRPr="008C64C7" w:rsidRDefault="00C40D21" w:rsidP="008C64C7">
      <w:pPr>
        <w:pStyle w:val="NormalWeb"/>
        <w:spacing w:before="0" w:beforeAutospacing="0" w:after="0" w:afterAutospacing="0"/>
        <w:textAlignment w:val="baseline"/>
      </w:pPr>
      <w:r w:rsidRPr="008C64C7">
        <w:rPr>
          <w:rStyle w:val="Strong"/>
          <w:sz w:val="28"/>
          <w:szCs w:val="28"/>
          <w:bdr w:val="none" w:sz="0" w:space="0" w:color="auto" w:frame="1"/>
        </w:rPr>
        <w:t>Algorithm</w:t>
      </w:r>
      <w:r>
        <w:rPr>
          <w:sz w:val="32"/>
          <w:szCs w:val="32"/>
        </w:rPr>
        <w:br/>
      </w:r>
      <w:r w:rsidRPr="008C64C7">
        <w:t>Following are the detailed steps.</w:t>
      </w:r>
    </w:p>
    <w:p w14:paraId="72898C6F" w14:textId="77777777" w:rsidR="008C64C7" w:rsidRDefault="00C40D21" w:rsidP="008C64C7">
      <w:pPr>
        <w:pStyle w:val="NormalWeb"/>
        <w:spacing w:before="0" w:beforeAutospacing="0" w:after="0" w:afterAutospacing="0"/>
        <w:ind w:left="567" w:hanging="567"/>
        <w:textAlignment w:val="baseline"/>
        <w:rPr>
          <w:rStyle w:val="Emphasis"/>
          <w:bdr w:val="none" w:sz="0" w:space="0" w:color="auto" w:frame="1"/>
        </w:rPr>
      </w:pPr>
      <w:r w:rsidRPr="008C64C7">
        <w:rPr>
          <w:rStyle w:val="Emphasis"/>
          <w:bdr w:val="none" w:sz="0" w:space="0" w:color="auto" w:frame="1"/>
        </w:rPr>
        <w:t>Input:</w:t>
      </w:r>
      <w:r w:rsidRPr="008C64C7">
        <w:t xml:space="preserve"> Graph and a source vertex </w:t>
      </w:r>
      <w:r w:rsidRPr="008C64C7">
        <w:rPr>
          <w:rStyle w:val="Emphasis"/>
          <w:bdr w:val="none" w:sz="0" w:space="0" w:color="auto" w:frame="1"/>
        </w:rPr>
        <w:t>src</w:t>
      </w:r>
    </w:p>
    <w:p w14:paraId="23F86AF6" w14:textId="21DD7FE1" w:rsidR="00C40D21" w:rsidRPr="008C64C7" w:rsidRDefault="00C40D21" w:rsidP="008C64C7">
      <w:pPr>
        <w:pStyle w:val="NormalWeb"/>
        <w:spacing w:before="0" w:beforeAutospacing="0" w:after="0" w:afterAutospacing="0"/>
        <w:ind w:left="851" w:hanging="851"/>
        <w:textAlignment w:val="baseline"/>
      </w:pPr>
      <w:r w:rsidRPr="008C64C7">
        <w:rPr>
          <w:rStyle w:val="Emphasis"/>
          <w:bdr w:val="none" w:sz="0" w:space="0" w:color="auto" w:frame="1"/>
        </w:rPr>
        <w:t>Output:</w:t>
      </w:r>
      <w:r w:rsidRPr="008C64C7">
        <w:t xml:space="preserve"> Shortest distance to all vertices from </w:t>
      </w:r>
      <w:r w:rsidRPr="008C64C7">
        <w:rPr>
          <w:rStyle w:val="Emphasis"/>
          <w:bdr w:val="none" w:sz="0" w:space="0" w:color="auto" w:frame="1"/>
        </w:rPr>
        <w:t>src</w:t>
      </w:r>
      <w:r w:rsidRPr="008C64C7">
        <w:t>. If there is a negative weight cycle, then shortest distances are not calculated, negative weight cycle is reported.</w:t>
      </w:r>
    </w:p>
    <w:p w14:paraId="0C2C2B6C" w14:textId="77777777" w:rsidR="00C40D21" w:rsidRPr="008C64C7" w:rsidRDefault="00C40D21" w:rsidP="002E121F">
      <w:pPr>
        <w:pStyle w:val="NormalWeb"/>
        <w:spacing w:before="0" w:beforeAutospacing="0" w:after="120" w:afterAutospacing="0"/>
        <w:ind w:left="284" w:hanging="284"/>
        <w:textAlignment w:val="baseline"/>
      </w:pPr>
      <w:r w:rsidRPr="008C64C7">
        <w:rPr>
          <w:rStyle w:val="Strong"/>
          <w:bdr w:val="none" w:sz="0" w:space="0" w:color="auto" w:frame="1"/>
        </w:rPr>
        <w:t>1)</w:t>
      </w:r>
      <w:r w:rsidRPr="008C64C7">
        <w:t xml:space="preserve"> This step initializes distances from source to all vertices as infinite and distance to source itself as 0. Create an array dist[] of size |V| with all values as infinite except dist[src] where src is source vertex.</w:t>
      </w:r>
    </w:p>
    <w:p w14:paraId="158A8FBA" w14:textId="77777777" w:rsidR="00C40D21" w:rsidRPr="008C64C7" w:rsidRDefault="00C40D21" w:rsidP="002E121F">
      <w:pPr>
        <w:pStyle w:val="NormalWeb"/>
        <w:spacing w:before="0" w:beforeAutospacing="0" w:after="120" w:afterAutospacing="0"/>
        <w:ind w:left="284" w:hanging="284"/>
        <w:textAlignment w:val="baseline"/>
      </w:pPr>
      <w:r w:rsidRPr="008C64C7">
        <w:rPr>
          <w:rStyle w:val="Strong"/>
          <w:bdr w:val="none" w:sz="0" w:space="0" w:color="auto" w:frame="1"/>
        </w:rPr>
        <w:t>2)</w:t>
      </w:r>
      <w:r w:rsidRPr="008C64C7">
        <w:t xml:space="preserve"> This step calculates shortest distances. Do following |V|-1 times where |V| is the number of vertices in given graph.</w:t>
      </w:r>
      <w:r w:rsidRPr="008C64C7">
        <w:br/>
        <w:t>…..</w:t>
      </w:r>
      <w:r w:rsidRPr="008C64C7">
        <w:rPr>
          <w:rStyle w:val="Strong"/>
          <w:bdr w:val="none" w:sz="0" w:space="0" w:color="auto" w:frame="1"/>
        </w:rPr>
        <w:t>a)</w:t>
      </w:r>
      <w:r w:rsidRPr="008C64C7">
        <w:t xml:space="preserve"> Do following for each edge u-v</w:t>
      </w:r>
      <w:r w:rsidRPr="008C64C7">
        <w:br/>
        <w:t>………………If dist[v] &gt; dist[u] + weight of edge uv, then update dist[v]</w:t>
      </w:r>
      <w:r w:rsidRPr="008C64C7">
        <w:br/>
        <w:t>………………….dist[v] = dist[u] + weight of edge uv</w:t>
      </w:r>
    </w:p>
    <w:p w14:paraId="1C264865" w14:textId="77777777" w:rsidR="008C64C7" w:rsidRDefault="00C40D21" w:rsidP="008C64C7">
      <w:pPr>
        <w:pStyle w:val="NormalWeb"/>
        <w:spacing w:before="0" w:beforeAutospacing="0" w:after="0" w:afterAutospacing="0"/>
        <w:textAlignment w:val="baseline"/>
      </w:pPr>
      <w:r w:rsidRPr="008C64C7">
        <w:rPr>
          <w:rStyle w:val="Strong"/>
          <w:bdr w:val="none" w:sz="0" w:space="0" w:color="auto" w:frame="1"/>
        </w:rPr>
        <w:t>3)</w:t>
      </w:r>
      <w:r w:rsidRPr="008C64C7">
        <w:t xml:space="preserve"> This step reports if there is a negative weight cycle in graph. </w:t>
      </w:r>
    </w:p>
    <w:p w14:paraId="7FB87C9A" w14:textId="4A9047FB" w:rsidR="00C40D21" w:rsidRPr="008C64C7" w:rsidRDefault="00C40D21" w:rsidP="002E121F">
      <w:pPr>
        <w:pStyle w:val="NormalWeb"/>
        <w:spacing w:before="0" w:beforeAutospacing="0" w:after="240" w:afterAutospacing="0"/>
        <w:ind w:firstLine="284"/>
        <w:textAlignment w:val="baseline"/>
      </w:pPr>
      <w:r w:rsidRPr="008C64C7">
        <w:t>Do following for each edge u-v</w:t>
      </w:r>
      <w:r w:rsidRPr="008C64C7">
        <w:br/>
        <w:t>……If dist[v] &gt; dist[u] + weight of edge uv, then “Graph contains negative weight cycle”</w:t>
      </w:r>
      <w:r w:rsidRPr="008C64C7">
        <w:br/>
        <w:t>The idea of step 3 is, step 2 guarantees shortest distances if graph doesn’t contain negative weight cycle. If we iterate through all edges one more time and get a shorter path for any vertex, then there is a negative weight cycle</w:t>
      </w:r>
    </w:p>
    <w:p w14:paraId="50F88A12" w14:textId="77777777" w:rsidR="00C40D21" w:rsidRPr="002E121F" w:rsidRDefault="00C40D21" w:rsidP="002E121F">
      <w:pPr>
        <w:pStyle w:val="NormalWeb"/>
        <w:spacing w:before="0" w:beforeAutospacing="0" w:after="0" w:afterAutospacing="0"/>
        <w:jc w:val="both"/>
        <w:textAlignment w:val="baseline"/>
      </w:pPr>
      <w:r w:rsidRPr="002E121F">
        <w:rPr>
          <w:rStyle w:val="Strong"/>
          <w:sz w:val="28"/>
          <w:szCs w:val="28"/>
          <w:bdr w:val="none" w:sz="0" w:space="0" w:color="auto" w:frame="1"/>
        </w:rPr>
        <w:t>Example</w:t>
      </w:r>
      <w:r>
        <w:rPr>
          <w:sz w:val="32"/>
          <w:szCs w:val="32"/>
        </w:rPr>
        <w:br/>
      </w:r>
      <w:r w:rsidRPr="002E121F">
        <w:t xml:space="preserve">Let us understand the algorithm with following example graph. The images are taken from </w:t>
      </w:r>
      <w:hyperlink r:id="rId25" w:history="1">
        <w:r w:rsidRPr="002E121F">
          <w:rPr>
            <w:rStyle w:val="Hyperlink"/>
            <w:color w:val="006600"/>
            <w:bdr w:val="none" w:sz="0" w:space="0" w:color="auto" w:frame="1"/>
          </w:rPr>
          <w:t xml:space="preserve">this </w:t>
        </w:r>
      </w:hyperlink>
      <w:r w:rsidRPr="002E121F">
        <w:t>source.</w:t>
      </w:r>
    </w:p>
    <w:p w14:paraId="69D5C049" w14:textId="77777777" w:rsidR="00C40D21" w:rsidRPr="002E121F" w:rsidRDefault="00C40D21" w:rsidP="002E121F">
      <w:pPr>
        <w:pStyle w:val="NormalWeb"/>
        <w:spacing w:before="0" w:beforeAutospacing="0" w:after="0" w:afterAutospacing="0"/>
        <w:jc w:val="both"/>
        <w:textAlignment w:val="baseline"/>
      </w:pPr>
      <w:r w:rsidRPr="002E121F">
        <w:t xml:space="preserve">Let the given source vertex be 0. Initialize all distances as infinite, except the distance to source itself. Total number of vertices in the graph is 5, so </w:t>
      </w:r>
      <w:r w:rsidRPr="002E121F">
        <w:rPr>
          <w:rStyle w:val="Emphasis"/>
          <w:bdr w:val="none" w:sz="0" w:space="0" w:color="auto" w:frame="1"/>
        </w:rPr>
        <w:t>all edges must be processed 4 times.</w:t>
      </w:r>
    </w:p>
    <w:p w14:paraId="483E9200" w14:textId="77777777" w:rsidR="00C40D21" w:rsidRDefault="00C40D21" w:rsidP="00C40D21">
      <w:pPr>
        <w:pStyle w:val="NormalWeb"/>
        <w:spacing w:before="0" w:beforeAutospacing="0" w:after="215" w:afterAutospacing="0"/>
        <w:textAlignment w:val="baseline"/>
        <w:rPr>
          <w:sz w:val="32"/>
          <w:szCs w:val="32"/>
        </w:rPr>
      </w:pPr>
      <w:r>
        <w:rPr>
          <w:noProof/>
          <w:sz w:val="32"/>
          <w:szCs w:val="32"/>
        </w:rPr>
        <w:drawing>
          <wp:inline distT="0" distB="0" distL="0" distR="0" wp14:anchorId="4CEB7F10" wp14:editId="01766427">
            <wp:extent cx="5734050" cy="3397250"/>
            <wp:effectExtent l="0" t="0" r="0" b="0"/>
            <wp:docPr id="24" name="Picture 24" descr="Description: 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Example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397250"/>
                    </a:xfrm>
                    <a:prstGeom prst="rect">
                      <a:avLst/>
                    </a:prstGeom>
                    <a:noFill/>
                    <a:ln>
                      <a:noFill/>
                    </a:ln>
                  </pic:spPr>
                </pic:pic>
              </a:graphicData>
            </a:graphic>
          </wp:inline>
        </w:drawing>
      </w:r>
    </w:p>
    <w:p w14:paraId="18D6E025" w14:textId="77777777" w:rsidR="00A92F0A" w:rsidRDefault="00C40D21" w:rsidP="002E121F">
      <w:pPr>
        <w:pStyle w:val="NormalWeb"/>
        <w:spacing w:before="0" w:beforeAutospacing="0" w:after="215" w:afterAutospacing="0"/>
        <w:jc w:val="both"/>
        <w:textAlignment w:val="baseline"/>
        <w:rPr>
          <w:noProof/>
          <w:sz w:val="32"/>
          <w:szCs w:val="32"/>
        </w:rPr>
      </w:pPr>
      <w:r w:rsidRPr="002E121F">
        <w:t>Let all edges are processed in following order: (B,E), (D,B), (B,D), (A,B), (A,C), (D,C), (B,C), (E,D). We get following distances when all edges are processed first time. The first row in shows initial distances. The second row shows distances when edges (B,E), (D,B), (B,D) and (A,B) are processed. The third row shows distances when (A,C) is processed. The fourth row shows when (D,C), (B,C) and (E,D) are processed.</w:t>
      </w:r>
    </w:p>
    <w:p w14:paraId="2373EFE8" w14:textId="06619D93" w:rsidR="00C40D21" w:rsidRDefault="00C40D21" w:rsidP="002E121F">
      <w:pPr>
        <w:pStyle w:val="NormalWeb"/>
        <w:spacing w:before="0" w:beforeAutospacing="0" w:after="215" w:afterAutospacing="0"/>
        <w:jc w:val="both"/>
        <w:textAlignment w:val="baseline"/>
        <w:rPr>
          <w:sz w:val="32"/>
          <w:szCs w:val="32"/>
        </w:rPr>
      </w:pPr>
      <w:r>
        <w:rPr>
          <w:noProof/>
          <w:sz w:val="32"/>
          <w:szCs w:val="32"/>
        </w:rPr>
        <w:drawing>
          <wp:inline distT="0" distB="0" distL="0" distR="0" wp14:anchorId="35ECEFC1" wp14:editId="5DB692CF">
            <wp:extent cx="5880100" cy="3492500"/>
            <wp:effectExtent l="0" t="0" r="6350" b="0"/>
            <wp:docPr id="23" name="Picture 23" descr="Description: 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media.geeksforgeeks.org/wp-content/uploads/bellmanf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0100" cy="3492500"/>
                    </a:xfrm>
                    <a:prstGeom prst="rect">
                      <a:avLst/>
                    </a:prstGeom>
                    <a:noFill/>
                    <a:ln>
                      <a:noFill/>
                    </a:ln>
                  </pic:spPr>
                </pic:pic>
              </a:graphicData>
            </a:graphic>
          </wp:inline>
        </w:drawing>
      </w:r>
    </w:p>
    <w:p w14:paraId="31C74BF5" w14:textId="77777777" w:rsidR="00C40D21" w:rsidRPr="00E033AF" w:rsidRDefault="00C40D21" w:rsidP="00E033AF">
      <w:pPr>
        <w:pStyle w:val="NormalWeb"/>
        <w:spacing w:before="0" w:beforeAutospacing="0" w:after="215" w:afterAutospacing="0"/>
        <w:jc w:val="both"/>
        <w:textAlignment w:val="baseline"/>
      </w:pPr>
      <w:r w:rsidRPr="00E033AF">
        <w:t xml:space="preserve">The first iteration guarantees to give all shortest paths which are at most 1 edge long. We get following distances when all edges are processed second time (The last row shows final values). </w:t>
      </w:r>
    </w:p>
    <w:p w14:paraId="45B9C414" w14:textId="77777777" w:rsidR="00C40D21" w:rsidRDefault="00C40D21" w:rsidP="00C40D21">
      <w:pPr>
        <w:pStyle w:val="NormalWeb"/>
        <w:spacing w:before="0" w:beforeAutospacing="0" w:after="215" w:afterAutospacing="0"/>
        <w:textAlignment w:val="baseline"/>
        <w:rPr>
          <w:sz w:val="32"/>
          <w:szCs w:val="32"/>
        </w:rPr>
      </w:pPr>
      <w:r>
        <w:rPr>
          <w:noProof/>
          <w:sz w:val="32"/>
          <w:szCs w:val="32"/>
        </w:rPr>
        <w:drawing>
          <wp:inline distT="0" distB="0" distL="0" distR="0" wp14:anchorId="402AF062" wp14:editId="4A54A9A1">
            <wp:extent cx="6400800" cy="3206750"/>
            <wp:effectExtent l="0" t="0" r="0" b="0"/>
            <wp:docPr id="22" name="Picture 22" descr="Description: 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media.geeksforgeeks.org/wp-content/uploads/bellmanfo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206750"/>
                    </a:xfrm>
                    <a:prstGeom prst="rect">
                      <a:avLst/>
                    </a:prstGeom>
                    <a:noFill/>
                    <a:ln>
                      <a:noFill/>
                    </a:ln>
                  </pic:spPr>
                </pic:pic>
              </a:graphicData>
            </a:graphic>
          </wp:inline>
        </w:drawing>
      </w:r>
    </w:p>
    <w:p w14:paraId="02A41773" w14:textId="77777777" w:rsidR="00C40D21" w:rsidRPr="009063BE" w:rsidRDefault="00C40D21" w:rsidP="009063BE">
      <w:pPr>
        <w:pStyle w:val="NormalWeb"/>
        <w:spacing w:before="0" w:beforeAutospacing="0" w:after="215" w:afterAutospacing="0"/>
        <w:jc w:val="both"/>
        <w:textAlignment w:val="baseline"/>
      </w:pPr>
      <w:r w:rsidRPr="009063BE">
        <w:t>The second iteration guarantees to give all shortest paths which are at most 2 edges long. The algorithm processes all edges 2 more times. The distances are minimized after the second iteration, so third and fourth iterations don’t update the distances.</w:t>
      </w:r>
    </w:p>
    <w:p w14:paraId="6C2444A2" w14:textId="77777777" w:rsidR="00C40D21" w:rsidRDefault="00C40D21" w:rsidP="00C40D21">
      <w:pPr>
        <w:spacing w:line="240" w:lineRule="auto"/>
        <w:rPr>
          <w:rFonts w:ascii="Times New Roman" w:hAnsi="Times New Roman" w:cs="Times New Roman"/>
          <w:color w:val="333333"/>
          <w:sz w:val="32"/>
          <w:szCs w:val="32"/>
          <w:shd w:val="clear" w:color="auto" w:fill="FFFFFF"/>
        </w:rPr>
      </w:pPr>
    </w:p>
    <w:p w14:paraId="4669DAFD" w14:textId="7777777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import java.util.Scanner;</w:t>
      </w:r>
    </w:p>
    <w:p w14:paraId="188F6FF6" w14:textId="7777777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public class Bellman {</w:t>
      </w:r>
    </w:p>
    <w:p w14:paraId="51C6F886" w14:textId="05DEEC9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private int d[];</w:t>
      </w:r>
    </w:p>
    <w:p w14:paraId="59390372" w14:textId="54272D2D"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private int n;</w:t>
      </w:r>
    </w:p>
    <w:p w14:paraId="7B46134A" w14:textId="7DFD0CC2"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public Bellman(int n)</w:t>
      </w:r>
    </w:p>
    <w:p w14:paraId="4A5EE6C8" w14:textId="6FDF6084"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35C86BE3" w14:textId="30D47BF9"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this.n = n;</w:t>
      </w:r>
    </w:p>
    <w:p w14:paraId="64DFA626" w14:textId="6825B64E"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d = new int[n + 1];</w:t>
      </w:r>
    </w:p>
    <w:p w14:paraId="72F5F2F7" w14:textId="09CFCDB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4E9E0F78" w14:textId="700EA210"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public void BellmanFordEvaluation(int source, int</w:t>
      </w:r>
      <w:r w:rsidR="009063BE">
        <w:rPr>
          <w:rFonts w:cstheme="minorHAnsi"/>
          <w:color w:val="333333"/>
          <w:sz w:val="24"/>
          <w:szCs w:val="24"/>
          <w:shd w:val="clear" w:color="auto" w:fill="FFFFFF"/>
        </w:rPr>
        <w:t xml:space="preserve"> </w:t>
      </w:r>
      <w:r w:rsidRPr="009063BE">
        <w:rPr>
          <w:rFonts w:cstheme="minorHAnsi"/>
          <w:color w:val="333333"/>
          <w:sz w:val="24"/>
          <w:szCs w:val="24"/>
          <w:shd w:val="clear" w:color="auto" w:fill="FFFFFF"/>
        </w:rPr>
        <w:t>w[][])</w:t>
      </w:r>
    </w:p>
    <w:p w14:paraId="20C4485C" w14:textId="7C6C324D"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2518BC21" w14:textId="74BC121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for (int i = 1; i &lt;= n; i++)</w:t>
      </w:r>
    </w:p>
    <w:p w14:paraId="40F5F523" w14:textId="5642A37A"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36CA0D91" w14:textId="31A35A03"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d[i] = 999;</w:t>
      </w:r>
    </w:p>
    <w:p w14:paraId="007742F4" w14:textId="1C85D5BC"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A5044DB" w14:textId="5565615E"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d[source] = 0;</w:t>
      </w:r>
    </w:p>
    <w:p w14:paraId="746E8AEE" w14:textId="368684C6"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for (int i = 1; i &lt;= n - 1; i++)</w:t>
      </w:r>
    </w:p>
    <w:p w14:paraId="4FD4BE20" w14:textId="61A077AB"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w:t>
      </w:r>
    </w:p>
    <w:p w14:paraId="2F8EC098" w14:textId="5A77BEC5"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for (int u = 1; u &lt;=n; u++)</w:t>
      </w:r>
    </w:p>
    <w:p w14:paraId="127F616F" w14:textId="6082F82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3BC9AD7A" w14:textId="14B1CFAC"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for (int v = 1; v &lt;=n; v++)</w:t>
      </w:r>
    </w:p>
    <w:p w14:paraId="4310E61B" w14:textId="05C8700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A5869E7" w14:textId="31ED437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if(w[u][v] != 999)</w:t>
      </w:r>
    </w:p>
    <w:p w14:paraId="2CE3C9CA" w14:textId="54CD0789"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39C1226D" w14:textId="14189A35"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if (d[v] &gt;d[u] +w[u][v])</w:t>
      </w:r>
    </w:p>
    <w:p w14:paraId="4152737C" w14:textId="0C6710D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d[v] =d[u] +w[u][v];</w:t>
      </w:r>
    </w:p>
    <w:p w14:paraId="13252541" w14:textId="61232A5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1312F3DA" w14:textId="77777777" w:rsidR="00C40D21" w:rsidRPr="009063BE" w:rsidRDefault="00C40D21" w:rsidP="00BB30F6">
      <w:pPr>
        <w:spacing w:after="60" w:line="240" w:lineRule="auto"/>
        <w:ind w:left="2160" w:firstLine="720"/>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p>
    <w:p w14:paraId="59219F60" w14:textId="7B21EED1"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9EC1404" w14:textId="5C5238E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0C8DE1A" w14:textId="071659A6"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for (int u = 1; u &lt;= n;u++)</w:t>
      </w:r>
    </w:p>
    <w:p w14:paraId="64FD8700" w14:textId="04BE5CFE"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9063BE">
        <w:rPr>
          <w:rFonts w:cstheme="minorHAnsi"/>
          <w:color w:val="333333"/>
          <w:sz w:val="24"/>
          <w:szCs w:val="24"/>
          <w:shd w:val="clear" w:color="auto" w:fill="FFFFFF"/>
        </w:rPr>
        <w:tab/>
      </w:r>
      <w:r w:rsidR="009063BE">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6D30F911" w14:textId="156B44A5"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for (int v = 1; v &lt;=n; v++)</w:t>
      </w:r>
    </w:p>
    <w:p w14:paraId="0ACFFADD" w14:textId="498CC849"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 xml:space="preserve">{ </w:t>
      </w:r>
    </w:p>
    <w:p w14:paraId="67D7A329" w14:textId="3D2AF81B"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if (w[u][v]!= 999)</w:t>
      </w:r>
    </w:p>
    <w:p w14:paraId="569B428C" w14:textId="1622BC29"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1D54C8DB" w14:textId="6F825D6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if (d[v] &gt;d[u] +w[u][v])</w:t>
      </w:r>
    </w:p>
    <w:p w14:paraId="58AA44C9" w14:textId="77777777" w:rsidR="00C40D21" w:rsidRPr="009063BE" w:rsidRDefault="00C40D21" w:rsidP="00BB30F6">
      <w:pPr>
        <w:spacing w:after="60" w:line="240" w:lineRule="auto"/>
        <w:ind w:left="2880" w:firstLine="720"/>
        <w:rPr>
          <w:rFonts w:cstheme="minorHAnsi"/>
          <w:color w:val="333333"/>
          <w:sz w:val="24"/>
          <w:szCs w:val="24"/>
          <w:shd w:val="clear" w:color="auto" w:fill="FFFFFF"/>
        </w:rPr>
      </w:pPr>
      <w:r w:rsidRPr="009063BE">
        <w:rPr>
          <w:rFonts w:cstheme="minorHAnsi"/>
          <w:color w:val="333333"/>
          <w:sz w:val="24"/>
          <w:szCs w:val="24"/>
          <w:shd w:val="clear" w:color="auto" w:fill="FFFFFF"/>
        </w:rPr>
        <w:t>{</w:t>
      </w:r>
    </w:p>
    <w:p w14:paraId="171DBAF3" w14:textId="1645D515"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System.out.println("The Graph contains negative egde cycle");</w:t>
      </w:r>
    </w:p>
    <w:p w14:paraId="6A99AD47" w14:textId="77777777" w:rsidR="00C40D21" w:rsidRPr="009063BE" w:rsidRDefault="00C40D21" w:rsidP="00BB30F6">
      <w:pPr>
        <w:spacing w:after="60" w:line="240" w:lineRule="auto"/>
        <w:ind w:left="3600" w:firstLine="720"/>
        <w:rPr>
          <w:rFonts w:cstheme="minorHAnsi"/>
          <w:color w:val="333333"/>
          <w:sz w:val="24"/>
          <w:szCs w:val="24"/>
          <w:shd w:val="clear" w:color="auto" w:fill="FFFFFF"/>
        </w:rPr>
      </w:pPr>
      <w:r w:rsidRPr="009063BE">
        <w:rPr>
          <w:rFonts w:cstheme="minorHAnsi"/>
          <w:color w:val="333333"/>
          <w:sz w:val="24"/>
          <w:szCs w:val="24"/>
          <w:shd w:val="clear" w:color="auto" w:fill="FFFFFF"/>
        </w:rPr>
        <w:t>System.exit(0);</w:t>
      </w:r>
    </w:p>
    <w:p w14:paraId="2499750E" w14:textId="605E01B0"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2E2C6205" w14:textId="1087ACC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7B91BAD" w14:textId="7E53C370"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1367AF17" w14:textId="77777777"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w:t>
      </w:r>
    </w:p>
    <w:p w14:paraId="0BB4C6EC" w14:textId="64DEBA66"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for (int vertex = 1; vertex &lt;= n;vertex++)</w:t>
      </w:r>
    </w:p>
    <w:p w14:paraId="313FFCBD" w14:textId="0EAD4CEE"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ECFB08E" w14:textId="53BA05F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System.out.println("distance of source " + source +" to "+ vertex + " is " + d[vertex]);</w:t>
      </w:r>
    </w:p>
    <w:p w14:paraId="00B525E2" w14:textId="30E107C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407B10F7" w14:textId="43F54CBE"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4C46A09C" w14:textId="77777777" w:rsidR="00C40D21" w:rsidRPr="009063BE" w:rsidRDefault="00C40D21" w:rsidP="00BB30F6">
      <w:pPr>
        <w:spacing w:after="60" w:line="240" w:lineRule="auto"/>
        <w:ind w:firstLine="720"/>
        <w:rPr>
          <w:rFonts w:cstheme="minorHAnsi"/>
          <w:color w:val="333333"/>
          <w:sz w:val="24"/>
          <w:szCs w:val="24"/>
          <w:shd w:val="clear" w:color="auto" w:fill="FFFFFF"/>
        </w:rPr>
      </w:pPr>
      <w:r w:rsidRPr="009063BE">
        <w:rPr>
          <w:rFonts w:cstheme="minorHAnsi"/>
          <w:color w:val="333333"/>
          <w:sz w:val="24"/>
          <w:szCs w:val="24"/>
          <w:shd w:val="clear" w:color="auto" w:fill="FFFFFF"/>
        </w:rPr>
        <w:t>public static void Bellman(String[] args)</w:t>
      </w:r>
    </w:p>
    <w:p w14:paraId="4C8C4D8C" w14:textId="348DE5DF"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3D87DBA3" w14:textId="397F9E84"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8F5A5A">
        <w:rPr>
          <w:rFonts w:cstheme="minorHAnsi"/>
          <w:color w:val="333333"/>
          <w:sz w:val="24"/>
          <w:szCs w:val="24"/>
          <w:shd w:val="clear" w:color="auto" w:fill="FFFFFF"/>
        </w:rPr>
        <w:tab/>
      </w:r>
      <w:r w:rsidR="008F5A5A">
        <w:rPr>
          <w:rFonts w:cstheme="minorHAnsi"/>
          <w:color w:val="333333"/>
          <w:sz w:val="24"/>
          <w:szCs w:val="24"/>
          <w:shd w:val="clear" w:color="auto" w:fill="FFFFFF"/>
        </w:rPr>
        <w:tab/>
      </w:r>
      <w:r w:rsidRPr="009063BE">
        <w:rPr>
          <w:rFonts w:cstheme="minorHAnsi"/>
          <w:color w:val="333333"/>
          <w:sz w:val="24"/>
          <w:szCs w:val="24"/>
          <w:shd w:val="clear" w:color="auto" w:fill="FFFFFF"/>
        </w:rPr>
        <w:t>int n = 0;</w:t>
      </w:r>
    </w:p>
    <w:p w14:paraId="2001C5A6" w14:textId="4E2A5A93"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int source;</w:t>
      </w:r>
    </w:p>
    <w:p w14:paraId="7F082514" w14:textId="6D5C08E2"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Scanner scanner = new Scanner(System.in);</w:t>
      </w:r>
    </w:p>
    <w:p w14:paraId="76835DCF" w14:textId="77777777"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System.out.println("Enter the number of vertices");</w:t>
      </w:r>
    </w:p>
    <w:p w14:paraId="28B2BD9F" w14:textId="77777777"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n = scanner.nextInt();</w:t>
      </w:r>
    </w:p>
    <w:p w14:paraId="6C213422" w14:textId="3599C2F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int w[][] = new int[n +1][n + 1];</w:t>
      </w:r>
    </w:p>
    <w:p w14:paraId="50D9DF1B" w14:textId="77777777"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System.out.println("Enter the adjacency matrix");</w:t>
      </w:r>
    </w:p>
    <w:p w14:paraId="5150F83B" w14:textId="3A2C974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for (int u = 1; u &lt;= n;u++)</w:t>
      </w:r>
    </w:p>
    <w:p w14:paraId="2A4FDF14" w14:textId="361CD273"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552DCE77" w14:textId="110DAA14"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for (int v = 1; v &lt;=n; v++)</w:t>
      </w:r>
    </w:p>
    <w:p w14:paraId="5956A104" w14:textId="0779ABCA"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6B6C04F8" w14:textId="29AA010E"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w[u][v] =scanner.nextInt();</w:t>
      </w:r>
    </w:p>
    <w:p w14:paraId="2A079B3A" w14:textId="31220F4A"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00DAC0BD" w14:textId="68153B5B"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79F6AE8D" w14:textId="4D4E1545" w:rsidR="00C40D21" w:rsidRPr="009063BE" w:rsidRDefault="00C40D21" w:rsidP="00BB30F6">
      <w:pPr>
        <w:spacing w:after="60" w:line="240" w:lineRule="auto"/>
        <w:ind w:left="720" w:firstLine="720"/>
        <w:rPr>
          <w:rFonts w:cstheme="minorHAnsi"/>
          <w:color w:val="333333"/>
          <w:sz w:val="24"/>
          <w:szCs w:val="24"/>
          <w:shd w:val="clear" w:color="auto" w:fill="FFFFFF"/>
        </w:rPr>
      </w:pPr>
      <w:r w:rsidRPr="009063BE">
        <w:rPr>
          <w:rFonts w:cstheme="minorHAnsi"/>
          <w:color w:val="333333"/>
          <w:sz w:val="24"/>
          <w:szCs w:val="24"/>
          <w:shd w:val="clear" w:color="auto" w:fill="FFFFFF"/>
        </w:rPr>
        <w:t>System.out.println("Enter the source vertex");</w:t>
      </w:r>
    </w:p>
    <w:p w14:paraId="07934C7D" w14:textId="694EA323"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source = scanner.nextInt();</w:t>
      </w:r>
    </w:p>
    <w:p w14:paraId="38EA153A" w14:textId="7D95A702"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Bellman b = new Bellman(n);</w:t>
      </w:r>
    </w:p>
    <w:p w14:paraId="073D264B" w14:textId="1862F3D9"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b.BellmanFordEvaluation(source,w);</w:t>
      </w:r>
    </w:p>
    <w:p w14:paraId="4FF2C504" w14:textId="331B7248"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scanner.close();</w:t>
      </w:r>
    </w:p>
    <w:p w14:paraId="2F7D0604" w14:textId="3EFC13B1"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r w:rsidR="00691687">
        <w:rPr>
          <w:rFonts w:cstheme="minorHAnsi"/>
          <w:color w:val="333333"/>
          <w:sz w:val="24"/>
          <w:szCs w:val="24"/>
          <w:shd w:val="clear" w:color="auto" w:fill="FFFFFF"/>
        </w:rPr>
        <w:tab/>
      </w:r>
      <w:r w:rsidRPr="009063BE">
        <w:rPr>
          <w:rFonts w:cstheme="minorHAnsi"/>
          <w:color w:val="333333"/>
          <w:sz w:val="24"/>
          <w:szCs w:val="24"/>
          <w:shd w:val="clear" w:color="auto" w:fill="FFFFFF"/>
        </w:rPr>
        <w:t>}</w:t>
      </w:r>
    </w:p>
    <w:p w14:paraId="6A5C9FF1" w14:textId="77777777" w:rsidR="00C40D21" w:rsidRPr="009063BE" w:rsidRDefault="00C40D21" w:rsidP="00BB30F6">
      <w:pPr>
        <w:spacing w:after="60" w:line="240" w:lineRule="auto"/>
        <w:rPr>
          <w:rFonts w:cstheme="minorHAnsi"/>
          <w:color w:val="333333"/>
          <w:sz w:val="24"/>
          <w:szCs w:val="24"/>
          <w:shd w:val="clear" w:color="auto" w:fill="FFFFFF"/>
        </w:rPr>
      </w:pPr>
      <w:r w:rsidRPr="009063BE">
        <w:rPr>
          <w:rFonts w:cstheme="minorHAnsi"/>
          <w:color w:val="333333"/>
          <w:sz w:val="24"/>
          <w:szCs w:val="24"/>
          <w:shd w:val="clear" w:color="auto" w:fill="FFFFFF"/>
        </w:rPr>
        <w:t xml:space="preserve"> }</w:t>
      </w:r>
    </w:p>
    <w:p w14:paraId="7E70CE3E" w14:textId="77777777" w:rsidR="00C40D21" w:rsidRPr="009063BE" w:rsidRDefault="00C40D21" w:rsidP="00BB30F6">
      <w:pPr>
        <w:spacing w:after="60" w:line="240" w:lineRule="auto"/>
        <w:rPr>
          <w:rFonts w:cstheme="minorHAnsi"/>
          <w:color w:val="333333"/>
          <w:sz w:val="24"/>
          <w:szCs w:val="24"/>
          <w:shd w:val="clear" w:color="auto" w:fill="FFFFFF"/>
        </w:rPr>
      </w:pPr>
    </w:p>
    <w:p w14:paraId="48A51DBA" w14:textId="77777777" w:rsidR="00C40D21" w:rsidRDefault="00C40D21" w:rsidP="00C40D21">
      <w:pPr>
        <w:spacing w:line="240" w:lineRule="auto"/>
        <w:rPr>
          <w:rFonts w:ascii="Times New Roman" w:hAnsi="Times New Roman" w:cs="Times New Roman"/>
          <w:color w:val="333333"/>
          <w:sz w:val="32"/>
          <w:szCs w:val="32"/>
          <w:shd w:val="clear" w:color="auto" w:fill="FFFFFF"/>
        </w:rPr>
      </w:pPr>
      <w:r>
        <w:rPr>
          <w:rFonts w:ascii="Times New Roman" w:hAnsi="Times New Roman" w:cs="Times New Roman"/>
          <w:noProof/>
          <w:color w:val="333333"/>
          <w:sz w:val="32"/>
          <w:szCs w:val="32"/>
          <w:shd w:val="clear" w:color="auto" w:fill="FFFFFF"/>
          <w:lang w:val="en-IN" w:eastAsia="en-IN"/>
        </w:rPr>
        <w:drawing>
          <wp:inline distT="0" distB="0" distL="0" distR="0" wp14:anchorId="2CFC7103" wp14:editId="6B884CAA">
            <wp:extent cx="3352800"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3416300"/>
                    </a:xfrm>
                    <a:prstGeom prst="rect">
                      <a:avLst/>
                    </a:prstGeom>
                    <a:noFill/>
                    <a:ln>
                      <a:noFill/>
                    </a:ln>
                  </pic:spPr>
                </pic:pic>
              </a:graphicData>
            </a:graphic>
          </wp:inline>
        </w:drawing>
      </w:r>
    </w:p>
    <w:bookmarkEnd w:id="15"/>
    <w:p w14:paraId="22ABE7EF" w14:textId="77777777" w:rsidR="006B020A" w:rsidRDefault="006B020A" w:rsidP="00C40D21">
      <w:pPr>
        <w:spacing w:line="240" w:lineRule="auto"/>
        <w:rPr>
          <w:rFonts w:ascii="Times New Roman" w:eastAsia="Times New Roman" w:hAnsi="Times New Roman" w:cs="Times New Roman"/>
          <w:color w:val="000000"/>
          <w:sz w:val="32"/>
          <w:szCs w:val="32"/>
        </w:rPr>
      </w:pPr>
    </w:p>
    <w:p w14:paraId="2DA80E0E" w14:textId="77777777" w:rsidR="006B020A" w:rsidRDefault="006B020A" w:rsidP="00C40D21">
      <w:pPr>
        <w:spacing w:line="240" w:lineRule="auto"/>
        <w:rPr>
          <w:rFonts w:ascii="Times New Roman" w:eastAsia="Times New Roman" w:hAnsi="Times New Roman" w:cs="Times New Roman"/>
          <w:color w:val="000000"/>
          <w:sz w:val="32"/>
          <w:szCs w:val="32"/>
        </w:rPr>
      </w:pPr>
    </w:p>
    <w:p w14:paraId="045A8335" w14:textId="77777777" w:rsidR="006B020A" w:rsidRDefault="006B020A" w:rsidP="00C40D21">
      <w:pPr>
        <w:spacing w:line="240" w:lineRule="auto"/>
        <w:rPr>
          <w:rFonts w:ascii="Times New Roman" w:eastAsia="Times New Roman" w:hAnsi="Times New Roman" w:cs="Times New Roman"/>
          <w:color w:val="000000"/>
          <w:sz w:val="32"/>
          <w:szCs w:val="32"/>
        </w:rPr>
      </w:pPr>
    </w:p>
    <w:p w14:paraId="79E867B6" w14:textId="77777777" w:rsidR="006B020A" w:rsidRDefault="006B020A" w:rsidP="00C40D21">
      <w:pPr>
        <w:spacing w:line="240" w:lineRule="auto"/>
        <w:rPr>
          <w:rFonts w:ascii="Times New Roman" w:eastAsia="Times New Roman" w:hAnsi="Times New Roman" w:cs="Times New Roman"/>
          <w:color w:val="000000"/>
          <w:sz w:val="32"/>
          <w:szCs w:val="32"/>
        </w:rPr>
      </w:pPr>
    </w:p>
    <w:p w14:paraId="14B14A6C" w14:textId="77777777" w:rsidR="006B020A" w:rsidRDefault="006B020A" w:rsidP="00C40D21">
      <w:pPr>
        <w:spacing w:line="240" w:lineRule="auto"/>
        <w:rPr>
          <w:rFonts w:ascii="Times New Roman" w:eastAsia="Times New Roman" w:hAnsi="Times New Roman" w:cs="Times New Roman"/>
          <w:color w:val="000000"/>
          <w:sz w:val="32"/>
          <w:szCs w:val="32"/>
        </w:rPr>
      </w:pPr>
    </w:p>
    <w:p w14:paraId="18D616F8" w14:textId="77777777" w:rsidR="006B020A" w:rsidRDefault="006B020A" w:rsidP="00C40D21">
      <w:pPr>
        <w:spacing w:line="240" w:lineRule="auto"/>
        <w:rPr>
          <w:rFonts w:ascii="Times New Roman" w:eastAsia="Times New Roman" w:hAnsi="Times New Roman" w:cs="Times New Roman"/>
          <w:color w:val="000000"/>
          <w:sz w:val="32"/>
          <w:szCs w:val="32"/>
        </w:rPr>
      </w:pPr>
    </w:p>
    <w:p w14:paraId="5F6293AB" w14:textId="77777777" w:rsidR="006B020A" w:rsidRDefault="006B020A" w:rsidP="00C40D21">
      <w:pPr>
        <w:spacing w:line="240" w:lineRule="auto"/>
        <w:rPr>
          <w:rFonts w:ascii="Times New Roman" w:eastAsia="Times New Roman" w:hAnsi="Times New Roman" w:cs="Times New Roman"/>
          <w:color w:val="000000"/>
          <w:sz w:val="32"/>
          <w:szCs w:val="32"/>
        </w:rPr>
      </w:pPr>
    </w:p>
    <w:p w14:paraId="0A581DA4" w14:textId="77777777" w:rsidR="006B020A" w:rsidRDefault="006B020A" w:rsidP="00C40D21">
      <w:pPr>
        <w:spacing w:line="240" w:lineRule="auto"/>
        <w:rPr>
          <w:rFonts w:ascii="Times New Roman" w:eastAsia="Times New Roman" w:hAnsi="Times New Roman" w:cs="Times New Roman"/>
          <w:color w:val="000000"/>
          <w:sz w:val="32"/>
          <w:szCs w:val="32"/>
        </w:rPr>
      </w:pPr>
    </w:p>
    <w:p w14:paraId="4F767DDC" w14:textId="77777777" w:rsidR="006B020A" w:rsidRDefault="006B020A" w:rsidP="00C40D21">
      <w:pPr>
        <w:spacing w:line="240" w:lineRule="auto"/>
        <w:rPr>
          <w:rFonts w:ascii="Times New Roman" w:eastAsia="Times New Roman" w:hAnsi="Times New Roman" w:cs="Times New Roman"/>
          <w:color w:val="000000"/>
          <w:sz w:val="32"/>
          <w:szCs w:val="32"/>
        </w:rPr>
      </w:pPr>
    </w:p>
    <w:p w14:paraId="6C6D76BF" w14:textId="4B5F33EC" w:rsidR="006B020A" w:rsidRDefault="006B020A" w:rsidP="00C40D21">
      <w:pPr>
        <w:spacing w:line="240" w:lineRule="auto"/>
        <w:rPr>
          <w:rFonts w:ascii="Times New Roman" w:eastAsia="Times New Roman" w:hAnsi="Times New Roman" w:cs="Times New Roman"/>
          <w:color w:val="000000"/>
          <w:sz w:val="32"/>
          <w:szCs w:val="32"/>
        </w:rPr>
      </w:pPr>
    </w:p>
    <w:p w14:paraId="1E57CC5D" w14:textId="2947C748" w:rsidR="00BB30F6" w:rsidRDefault="00BB30F6" w:rsidP="00C40D21">
      <w:pPr>
        <w:spacing w:line="240" w:lineRule="auto"/>
        <w:rPr>
          <w:rFonts w:ascii="Times New Roman" w:eastAsia="Times New Roman" w:hAnsi="Times New Roman" w:cs="Times New Roman"/>
          <w:color w:val="000000"/>
          <w:sz w:val="32"/>
          <w:szCs w:val="32"/>
        </w:rPr>
      </w:pPr>
    </w:p>
    <w:p w14:paraId="41B4D12D" w14:textId="77777777" w:rsidR="00BB30F6" w:rsidRDefault="00BB30F6" w:rsidP="00C40D21">
      <w:pPr>
        <w:spacing w:line="240" w:lineRule="auto"/>
        <w:rPr>
          <w:rFonts w:ascii="Times New Roman" w:eastAsia="Times New Roman" w:hAnsi="Times New Roman" w:cs="Times New Roman"/>
          <w:color w:val="000000"/>
          <w:sz w:val="32"/>
          <w:szCs w:val="32"/>
        </w:rPr>
      </w:pPr>
    </w:p>
    <w:p w14:paraId="20BE34B2" w14:textId="77777777" w:rsidR="006B020A" w:rsidRDefault="006B020A" w:rsidP="00C40D21">
      <w:pPr>
        <w:spacing w:line="240" w:lineRule="auto"/>
        <w:rPr>
          <w:rFonts w:ascii="Times New Roman" w:eastAsia="Times New Roman" w:hAnsi="Times New Roman" w:cs="Times New Roman"/>
          <w:color w:val="000000"/>
          <w:sz w:val="32"/>
          <w:szCs w:val="32"/>
        </w:rPr>
      </w:pPr>
    </w:p>
    <w:p w14:paraId="3E694A1B" w14:textId="77777777" w:rsidR="006B020A" w:rsidRDefault="006B020A" w:rsidP="00C40D21">
      <w:pPr>
        <w:spacing w:line="240" w:lineRule="auto"/>
        <w:rPr>
          <w:rFonts w:ascii="Times New Roman" w:eastAsia="Times New Roman" w:hAnsi="Times New Roman" w:cs="Times New Roman"/>
          <w:color w:val="000000"/>
          <w:sz w:val="32"/>
          <w:szCs w:val="32"/>
        </w:rPr>
      </w:pPr>
    </w:p>
    <w:p w14:paraId="616C4151" w14:textId="77777777" w:rsidR="006B020A" w:rsidRDefault="006B020A" w:rsidP="00C40D21">
      <w:pPr>
        <w:spacing w:line="240" w:lineRule="auto"/>
        <w:rPr>
          <w:rFonts w:ascii="Times New Roman" w:eastAsia="Times New Roman" w:hAnsi="Times New Roman" w:cs="Times New Roman"/>
          <w:color w:val="000000"/>
          <w:sz w:val="32"/>
          <w:szCs w:val="32"/>
        </w:rPr>
      </w:pPr>
    </w:p>
    <w:p w14:paraId="0172567F" w14:textId="16A716FD" w:rsidR="00C40D21" w:rsidRDefault="004F4C72" w:rsidP="00C826B1">
      <w:pPr>
        <w:spacing w:after="240" w:line="240" w:lineRule="auto"/>
        <w:ind w:left="284" w:hanging="284"/>
        <w:jc w:val="both"/>
        <w:rPr>
          <w:rFonts w:ascii="Times New Roman" w:hAnsi="Times New Roman" w:cs="Times New Roman"/>
          <w:color w:val="333333"/>
          <w:sz w:val="32"/>
          <w:szCs w:val="32"/>
          <w:shd w:val="clear" w:color="auto" w:fill="FFFFFF"/>
        </w:rPr>
      </w:pPr>
      <w:r>
        <w:rPr>
          <w:rFonts w:ascii="Times New Roman" w:eastAsia="Times New Roman" w:hAnsi="Times New Roman" w:cs="Times New Roman"/>
          <w:color w:val="000000"/>
          <w:sz w:val="32"/>
          <w:szCs w:val="32"/>
        </w:rPr>
        <w:t>9</w:t>
      </w:r>
      <w:r w:rsidR="00C40D21">
        <w:rPr>
          <w:rFonts w:ascii="Times New Roman" w:eastAsia="Times New Roman" w:hAnsi="Times New Roman" w:cs="Times New Roman"/>
          <w:color w:val="000000"/>
          <w:sz w:val="32"/>
          <w:szCs w:val="32"/>
        </w:rPr>
        <w:t>. Using TCP/IP Sockets, write a client-server program to make client sending the file name and the server to send back the contents of the requested file if present. Implement the above program using as message queues or FIFOs as IPC channels.</w:t>
      </w:r>
    </w:p>
    <w:p w14:paraId="5EA01103" w14:textId="05925DC2" w:rsidR="00C40D21" w:rsidRPr="00C826B1" w:rsidRDefault="00614A5A" w:rsidP="00C826B1">
      <w:pPr>
        <w:spacing w:after="144" w:line="240" w:lineRule="auto"/>
        <w:ind w:left="48" w:right="45"/>
        <w:jc w:val="both"/>
        <w:rPr>
          <w:rFonts w:ascii="Times New Roman" w:eastAsia="Times New Roman" w:hAnsi="Times New Roman" w:cs="Times New Roman"/>
          <w:color w:val="000000"/>
          <w:sz w:val="24"/>
          <w:szCs w:val="24"/>
        </w:rPr>
      </w:pPr>
      <w:r w:rsidRPr="00614A5A">
        <w:rPr>
          <w:rFonts w:ascii="Times New Roman" w:hAnsi="Times New Roman" w:cs="Times New Roman"/>
          <w:sz w:val="24"/>
          <w:szCs w:val="24"/>
        </w:rPr>
        <w:t>Socket is an interface which enables the client and the server to communicate and pass on information from one another.</w:t>
      </w:r>
      <w:r>
        <w:t xml:space="preserve"> </w:t>
      </w:r>
      <w:r w:rsidR="00C40D21" w:rsidRPr="00C826B1">
        <w:rPr>
          <w:rFonts w:ascii="Times New Roman" w:eastAsia="Times New Roman" w:hAnsi="Times New Roman" w:cs="Times New Roman"/>
          <w:color w:val="000000"/>
          <w:sz w:val="24"/>
          <w:szCs w:val="24"/>
        </w:rPr>
        <w:t>Sockets provide the communication mechanism between two computers using TCP. A client program creates a socket on its end of the communication and attempts to connect that socket to a server.</w:t>
      </w:r>
    </w:p>
    <w:p w14:paraId="3DB9917F" w14:textId="77777777" w:rsidR="00C40D21" w:rsidRPr="00C826B1" w:rsidRDefault="00C40D21" w:rsidP="00C826B1">
      <w:pPr>
        <w:spacing w:after="144" w:line="240" w:lineRule="auto"/>
        <w:ind w:left="4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When the connection is made, the server creates a socket object on its end of the communication. The client and the server can now communicate by writing to and reading from the socket.</w:t>
      </w:r>
    </w:p>
    <w:p w14:paraId="02B62F8F" w14:textId="77777777" w:rsidR="00905C53" w:rsidRDefault="004B4813" w:rsidP="00C826B1">
      <w:pPr>
        <w:spacing w:after="144" w:line="240" w:lineRule="auto"/>
        <w:ind w:left="48" w:right="45"/>
        <w:jc w:val="both"/>
        <w:rPr>
          <w:rFonts w:ascii="Times New Roman" w:hAnsi="Times New Roman" w:cs="Times New Roman"/>
          <w:sz w:val="24"/>
          <w:szCs w:val="24"/>
        </w:rPr>
      </w:pPr>
      <w:r w:rsidRPr="004B4813">
        <w:rPr>
          <w:rFonts w:ascii="Times New Roman" w:hAnsi="Times New Roman" w:cs="Times New Roman"/>
          <w:sz w:val="24"/>
          <w:szCs w:val="24"/>
        </w:rPr>
        <w:t>The java.net package provides support for the two common network protocols</w:t>
      </w:r>
      <w:r w:rsidR="00905C53">
        <w:rPr>
          <w:rFonts w:ascii="Times New Roman" w:hAnsi="Times New Roman" w:cs="Times New Roman"/>
          <w:sz w:val="24"/>
          <w:szCs w:val="24"/>
        </w:rPr>
        <w:t>:</w:t>
      </w:r>
    </w:p>
    <w:p w14:paraId="3766CAF5" w14:textId="77777777" w:rsidR="00905C53" w:rsidRDefault="004B4813" w:rsidP="00905C53">
      <w:pPr>
        <w:spacing w:after="144" w:line="240" w:lineRule="auto"/>
        <w:ind w:left="426" w:right="45" w:hanging="426"/>
        <w:jc w:val="both"/>
        <w:rPr>
          <w:rFonts w:ascii="Times New Roman" w:hAnsi="Times New Roman" w:cs="Times New Roman"/>
          <w:sz w:val="24"/>
          <w:szCs w:val="24"/>
        </w:rPr>
      </w:pPr>
      <w:r w:rsidRPr="004B4813">
        <w:rPr>
          <w:rFonts w:ascii="Times New Roman" w:hAnsi="Times New Roman" w:cs="Times New Roman"/>
          <w:sz w:val="24"/>
          <w:szCs w:val="24"/>
        </w:rPr>
        <w:t xml:space="preserve">− TCP − TCP stands for Transmission Control Protocol, which allows for reliable communication between two applications. TCP is typically used over the Internet Protocol, which is referred to as TCP/IP. </w:t>
      </w:r>
    </w:p>
    <w:p w14:paraId="530D45E2" w14:textId="77777777" w:rsidR="00905C53" w:rsidRPr="00905C53" w:rsidRDefault="004B4813" w:rsidP="00905C53">
      <w:pPr>
        <w:pStyle w:val="ListParagraph"/>
        <w:numPr>
          <w:ilvl w:val="0"/>
          <w:numId w:val="17"/>
        </w:numPr>
        <w:spacing w:after="144" w:line="240" w:lineRule="auto"/>
        <w:ind w:left="426" w:right="45" w:hanging="426"/>
        <w:jc w:val="both"/>
        <w:rPr>
          <w:rFonts w:ascii="Times New Roman" w:eastAsia="Times New Roman" w:hAnsi="Times New Roman" w:cs="Times New Roman"/>
          <w:color w:val="000000"/>
          <w:sz w:val="24"/>
          <w:szCs w:val="24"/>
        </w:rPr>
      </w:pPr>
      <w:r w:rsidRPr="00905C53">
        <w:rPr>
          <w:rFonts w:ascii="Times New Roman" w:hAnsi="Times New Roman" w:cs="Times New Roman"/>
          <w:sz w:val="24"/>
          <w:szCs w:val="24"/>
        </w:rPr>
        <w:t xml:space="preserve">UDP − UDP stands for User Datagram Protocol, a connection-less protocol that allows for packets of data to be transmitted between applications. </w:t>
      </w:r>
    </w:p>
    <w:p w14:paraId="74E36F10" w14:textId="77777777" w:rsidR="001746EA" w:rsidRDefault="004B4813" w:rsidP="00905C53">
      <w:pPr>
        <w:spacing w:after="144" w:line="240" w:lineRule="auto"/>
        <w:ind w:right="45"/>
        <w:jc w:val="both"/>
        <w:rPr>
          <w:rFonts w:ascii="Times New Roman" w:hAnsi="Times New Roman" w:cs="Times New Roman"/>
          <w:sz w:val="24"/>
          <w:szCs w:val="24"/>
        </w:rPr>
      </w:pPr>
      <w:r w:rsidRPr="00905C53">
        <w:rPr>
          <w:rFonts w:ascii="Times New Roman" w:hAnsi="Times New Roman" w:cs="Times New Roman"/>
          <w:b/>
          <w:bCs/>
          <w:sz w:val="24"/>
          <w:szCs w:val="24"/>
        </w:rPr>
        <w:t>Socket Programming</w:t>
      </w:r>
      <w:r w:rsidR="00905C53">
        <w:rPr>
          <w:rFonts w:ascii="Times New Roman" w:hAnsi="Times New Roman" w:cs="Times New Roman"/>
          <w:sz w:val="24"/>
          <w:szCs w:val="24"/>
        </w:rPr>
        <w:t>:</w:t>
      </w:r>
      <w:r w:rsidRPr="00905C53">
        <w:rPr>
          <w:rFonts w:ascii="Times New Roman" w:hAnsi="Times New Roman" w:cs="Times New Roman"/>
          <w:sz w:val="24"/>
          <w:szCs w:val="24"/>
        </w:rPr>
        <w:t xml:space="preserve"> Sockets provide the communication mechanism between two computers using TCP. A client program creates a socket on its end of the communication and attempts to connect that socket to a server.</w:t>
      </w:r>
    </w:p>
    <w:p w14:paraId="2C782E5C" w14:textId="48620EED" w:rsidR="004B4813" w:rsidRPr="00905C53" w:rsidRDefault="004B4813" w:rsidP="00905C53">
      <w:pPr>
        <w:spacing w:after="144" w:line="240" w:lineRule="auto"/>
        <w:ind w:right="45"/>
        <w:jc w:val="both"/>
        <w:rPr>
          <w:rFonts w:ascii="Times New Roman" w:eastAsia="Times New Roman" w:hAnsi="Times New Roman" w:cs="Times New Roman"/>
          <w:color w:val="000000"/>
          <w:sz w:val="24"/>
          <w:szCs w:val="24"/>
        </w:rPr>
      </w:pPr>
      <w:r w:rsidRPr="00905C53">
        <w:rPr>
          <w:rFonts w:ascii="Times New Roman" w:hAnsi="Times New Roman" w:cs="Times New Roman"/>
          <w:sz w:val="24"/>
          <w:szCs w:val="24"/>
        </w:rPr>
        <w:t xml:space="preserve"> When the connection is made, the server creates a socket object on its end of the communication. The client and the server can now communicate by writing to and reading from the socket.</w:t>
      </w:r>
    </w:p>
    <w:p w14:paraId="130F786D" w14:textId="57B09605" w:rsidR="00C40D21" w:rsidRPr="00C826B1" w:rsidRDefault="00C40D21" w:rsidP="00C826B1">
      <w:pPr>
        <w:spacing w:after="144" w:line="240" w:lineRule="auto"/>
        <w:ind w:left="4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The java.net.Socket class represents a socket, and the java.net.ServerSocket class provides a mechanism for the server program to listen for clients and establish connections with them.</w:t>
      </w:r>
    </w:p>
    <w:p w14:paraId="538BA56B" w14:textId="77777777" w:rsidR="00C40D21" w:rsidRPr="00C826B1" w:rsidRDefault="00C40D21" w:rsidP="00C826B1">
      <w:pPr>
        <w:spacing w:after="144" w:line="240" w:lineRule="auto"/>
        <w:ind w:left="4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The following steps occur when establishing a TCP connection between two computers using sockets −</w:t>
      </w:r>
    </w:p>
    <w:p w14:paraId="2F55E013" w14:textId="77777777" w:rsidR="00C40D21" w:rsidRPr="00C826B1" w:rsidRDefault="00C40D21" w:rsidP="00C826B1">
      <w:pPr>
        <w:numPr>
          <w:ilvl w:val="0"/>
          <w:numId w:val="12"/>
        </w:numPr>
        <w:spacing w:after="144" w:line="240" w:lineRule="auto"/>
        <w:ind w:left="76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The server instantiates a ServerSocket object, denoting which port number communication is to occur on.</w:t>
      </w:r>
    </w:p>
    <w:p w14:paraId="0C820974" w14:textId="77777777" w:rsidR="00C40D21" w:rsidRPr="00C826B1" w:rsidRDefault="00C40D21" w:rsidP="00C826B1">
      <w:pPr>
        <w:numPr>
          <w:ilvl w:val="0"/>
          <w:numId w:val="12"/>
        </w:numPr>
        <w:spacing w:after="144" w:line="240" w:lineRule="auto"/>
        <w:ind w:left="76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The server invokes the accept() method of the ServerSocket class. This method waits until a client connects to the server on the given port.</w:t>
      </w:r>
    </w:p>
    <w:p w14:paraId="73B164BB" w14:textId="77777777" w:rsidR="00C40D21" w:rsidRPr="00C826B1" w:rsidRDefault="00C40D21" w:rsidP="00C826B1">
      <w:pPr>
        <w:numPr>
          <w:ilvl w:val="0"/>
          <w:numId w:val="12"/>
        </w:numPr>
        <w:spacing w:after="144" w:line="240" w:lineRule="auto"/>
        <w:ind w:left="76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After the server is waiting, a client instantiates a Socket object, specifying the server name and the port number to connect to.</w:t>
      </w:r>
    </w:p>
    <w:p w14:paraId="77723F9C" w14:textId="77777777" w:rsidR="00C40D21" w:rsidRPr="00C826B1" w:rsidRDefault="00C40D21" w:rsidP="00C826B1">
      <w:pPr>
        <w:numPr>
          <w:ilvl w:val="0"/>
          <w:numId w:val="12"/>
        </w:numPr>
        <w:spacing w:after="144" w:line="240" w:lineRule="auto"/>
        <w:ind w:left="76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The constructor of the Socket class attempts to connect the client to the specified server and the port number. If communication is established, the client now has a Socket object capable of communicating with the server.</w:t>
      </w:r>
    </w:p>
    <w:p w14:paraId="74FF303D" w14:textId="77777777" w:rsidR="00C40D21" w:rsidRPr="00C826B1" w:rsidRDefault="00C40D21" w:rsidP="00C826B1">
      <w:pPr>
        <w:numPr>
          <w:ilvl w:val="0"/>
          <w:numId w:val="12"/>
        </w:numPr>
        <w:spacing w:after="144" w:line="240" w:lineRule="auto"/>
        <w:ind w:left="76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On the server side, the accept() method returns a reference to a new socket on the server that is connected to the client's socket.</w:t>
      </w:r>
    </w:p>
    <w:p w14:paraId="7CEA9C00" w14:textId="77777777" w:rsidR="00C40D21" w:rsidRPr="00C826B1" w:rsidRDefault="00C40D21" w:rsidP="00C826B1">
      <w:pPr>
        <w:spacing w:after="144" w:line="240" w:lineRule="auto"/>
        <w:ind w:left="4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After the connections are established, communication can occur using I/O streams. Each socket has both an OutputStream and an InputStream. The client's OutputStream is connected to the server's InputStream, and the client's InputStream is connected to the server's OutputStream.</w:t>
      </w:r>
    </w:p>
    <w:p w14:paraId="4F6FB857" w14:textId="77777777" w:rsidR="00C40D21" w:rsidRPr="00C826B1" w:rsidRDefault="00C40D21" w:rsidP="00C826B1">
      <w:pPr>
        <w:spacing w:after="144" w:line="240" w:lineRule="auto"/>
        <w:ind w:left="48" w:right="45"/>
        <w:jc w:val="both"/>
        <w:rPr>
          <w:rFonts w:ascii="Times New Roman" w:eastAsia="Times New Roman" w:hAnsi="Times New Roman" w:cs="Times New Roman"/>
          <w:color w:val="000000"/>
          <w:sz w:val="24"/>
          <w:szCs w:val="24"/>
        </w:rPr>
      </w:pPr>
      <w:r w:rsidRPr="00C826B1">
        <w:rPr>
          <w:rFonts w:ascii="Times New Roman" w:eastAsia="Times New Roman" w:hAnsi="Times New Roman" w:cs="Times New Roman"/>
          <w:color w:val="000000"/>
          <w:sz w:val="24"/>
          <w:szCs w:val="24"/>
        </w:rPr>
        <w:t>TCP is a two-way communication protocol, hence data can be sent across both streams at the same time. Following are the useful classes providing complete set of methods to implement sockets.</w:t>
      </w:r>
    </w:p>
    <w:p w14:paraId="0BA026F9"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b/>
          <w:bCs/>
          <w:sz w:val="24"/>
          <w:szCs w:val="24"/>
        </w:rPr>
        <w:t>ServerSocket</w:t>
      </w:r>
      <w:r w:rsidRPr="001746EA">
        <w:rPr>
          <w:rFonts w:ascii="Times New Roman" w:hAnsi="Times New Roman" w:cs="Times New Roman"/>
          <w:sz w:val="24"/>
          <w:szCs w:val="24"/>
        </w:rPr>
        <w:t xml:space="preserve"> </w:t>
      </w:r>
    </w:p>
    <w:p w14:paraId="1DD363EF"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This class implements server sockets. A server socket waits for requests to come in over the network. It performs some operation based on that request, and then possibly returns a result to the requester. </w:t>
      </w:r>
    </w:p>
    <w:p w14:paraId="07268D3C"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b/>
          <w:bCs/>
          <w:sz w:val="24"/>
          <w:szCs w:val="24"/>
        </w:rPr>
        <w:t>public ServerSocket(int port, int backlog) throws IOException</w:t>
      </w:r>
      <w:r w:rsidRPr="001746EA">
        <w:rPr>
          <w:rFonts w:ascii="Times New Roman" w:hAnsi="Times New Roman" w:cs="Times New Roman"/>
          <w:sz w:val="24"/>
          <w:szCs w:val="24"/>
        </w:rPr>
        <w:t xml:space="preserve"> </w:t>
      </w:r>
    </w:p>
    <w:p w14:paraId="7165880C"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Similar to the previous constructor, the backlog parameter specifies how many incoming clients to store in a wait queue. </w:t>
      </w:r>
    </w:p>
    <w:p w14:paraId="14DC6D3D"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If the ServerSocket constructor does not throw an exception, it means that your application has successfully bound to the specified port and is ready for client requests. </w:t>
      </w:r>
    </w:p>
    <w:p w14:paraId="22C4F527" w14:textId="77777777" w:rsidR="001746EA" w:rsidRPr="001746EA" w:rsidRDefault="001746EA" w:rsidP="001746EA">
      <w:pPr>
        <w:spacing w:after="0" w:line="240" w:lineRule="auto"/>
        <w:rPr>
          <w:rFonts w:ascii="Times New Roman" w:hAnsi="Times New Roman" w:cs="Times New Roman"/>
          <w:b/>
          <w:bCs/>
          <w:sz w:val="24"/>
          <w:szCs w:val="24"/>
        </w:rPr>
      </w:pPr>
      <w:r w:rsidRPr="001746EA">
        <w:rPr>
          <w:rFonts w:ascii="Times New Roman" w:hAnsi="Times New Roman" w:cs="Times New Roman"/>
          <w:b/>
          <w:bCs/>
          <w:sz w:val="24"/>
          <w:szCs w:val="24"/>
        </w:rPr>
        <w:t xml:space="preserve">public Socket accept() throws IOException </w:t>
      </w:r>
    </w:p>
    <w:p w14:paraId="358D1F23" w14:textId="77777777"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Waits for an incoming client. This method blocks until either a client connects to the server on the specified port or the socket times out, assuming that the time-out value has been set using the setSoTimeout() method. Otherwise, this method blocks indefinitely. </w:t>
      </w:r>
    </w:p>
    <w:p w14:paraId="18DA8AAF" w14:textId="77777777" w:rsidR="001746EA" w:rsidRPr="001746EA" w:rsidRDefault="001746EA" w:rsidP="001746EA">
      <w:pPr>
        <w:spacing w:after="0" w:line="240" w:lineRule="auto"/>
        <w:rPr>
          <w:rFonts w:ascii="Times New Roman" w:hAnsi="Times New Roman" w:cs="Times New Roman"/>
          <w:b/>
          <w:bCs/>
          <w:sz w:val="24"/>
          <w:szCs w:val="24"/>
        </w:rPr>
      </w:pPr>
      <w:r w:rsidRPr="001746EA">
        <w:rPr>
          <w:rFonts w:ascii="Times New Roman" w:hAnsi="Times New Roman" w:cs="Times New Roman"/>
          <w:b/>
          <w:bCs/>
          <w:sz w:val="24"/>
          <w:szCs w:val="24"/>
        </w:rPr>
        <w:t xml:space="preserve">public InputStream getInputStream() throws IOException </w:t>
      </w:r>
    </w:p>
    <w:p w14:paraId="0BFFC3B1" w14:textId="52F840CB" w:rsidR="00C40D21" w:rsidRPr="001746EA" w:rsidRDefault="001746EA" w:rsidP="00C40D21">
      <w:pPr>
        <w:spacing w:line="240" w:lineRule="auto"/>
        <w:rPr>
          <w:rFonts w:ascii="Times New Roman" w:eastAsiaTheme="minorEastAsia" w:hAnsi="Times New Roman" w:cs="Times New Roman"/>
          <w:color w:val="333333"/>
          <w:sz w:val="24"/>
          <w:szCs w:val="24"/>
          <w:shd w:val="clear" w:color="auto" w:fill="FFFFFF"/>
        </w:rPr>
      </w:pPr>
      <w:r w:rsidRPr="001746EA">
        <w:rPr>
          <w:rFonts w:ascii="Times New Roman" w:hAnsi="Times New Roman" w:cs="Times New Roman"/>
          <w:sz w:val="24"/>
          <w:szCs w:val="24"/>
        </w:rPr>
        <w:t>Returns the input stream of the socket. The input stream is connected to the output stream of the remote socket.</w:t>
      </w:r>
    </w:p>
    <w:p w14:paraId="710A84F2" w14:textId="77777777" w:rsidR="001746EA" w:rsidRDefault="001746EA" w:rsidP="001746EA">
      <w:pPr>
        <w:spacing w:after="0" w:line="240" w:lineRule="auto"/>
        <w:rPr>
          <w:rFonts w:ascii="Times New Roman" w:hAnsi="Times New Roman" w:cs="Times New Roman"/>
          <w:sz w:val="24"/>
          <w:szCs w:val="24"/>
        </w:rPr>
      </w:pPr>
      <w:r w:rsidRPr="001746EA">
        <w:rPr>
          <w:rFonts w:ascii="Times New Roman" w:hAnsi="Times New Roman" w:cs="Times New Roman"/>
          <w:b/>
          <w:bCs/>
          <w:sz w:val="24"/>
          <w:szCs w:val="24"/>
        </w:rPr>
        <w:t>public OutputStream getOutputStream() throws IOException</w:t>
      </w:r>
      <w:r w:rsidRPr="001746EA">
        <w:rPr>
          <w:rFonts w:ascii="Times New Roman" w:hAnsi="Times New Roman" w:cs="Times New Roman"/>
          <w:sz w:val="24"/>
          <w:szCs w:val="24"/>
        </w:rPr>
        <w:t xml:space="preserve"> </w:t>
      </w:r>
    </w:p>
    <w:p w14:paraId="7FDE4D1A" w14:textId="77777777" w:rsidR="00CC6CDD"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Returns the output stream of the socket. The output stream is connected to the input stream of the remote socket. </w:t>
      </w:r>
    </w:p>
    <w:p w14:paraId="6ABB6BD7" w14:textId="77777777" w:rsidR="00CC6CDD"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The </w:t>
      </w:r>
      <w:r w:rsidRPr="00CC6CDD">
        <w:rPr>
          <w:rFonts w:ascii="Times New Roman" w:hAnsi="Times New Roman" w:cs="Times New Roman"/>
          <w:b/>
          <w:bCs/>
          <w:sz w:val="24"/>
          <w:szCs w:val="24"/>
        </w:rPr>
        <w:t>DataOutputStream</w:t>
      </w:r>
      <w:r w:rsidRPr="001746EA">
        <w:rPr>
          <w:rFonts w:ascii="Times New Roman" w:hAnsi="Times New Roman" w:cs="Times New Roman"/>
          <w:sz w:val="24"/>
          <w:szCs w:val="24"/>
        </w:rPr>
        <w:t xml:space="preserve"> stream lets you write the primitives to an output source. The DataInputStream is used in the context of DataOutputStream and can be used to read primitives. </w:t>
      </w:r>
    </w:p>
    <w:p w14:paraId="2C13DBE3" w14:textId="77777777" w:rsidR="00CC6CDD"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The </w:t>
      </w:r>
      <w:r w:rsidRPr="00CC6CDD">
        <w:rPr>
          <w:rFonts w:ascii="Times New Roman" w:hAnsi="Times New Roman" w:cs="Times New Roman"/>
          <w:b/>
          <w:bCs/>
          <w:sz w:val="24"/>
          <w:szCs w:val="24"/>
        </w:rPr>
        <w:t>java.io.DataInputStream.readUTF()</w:t>
      </w:r>
      <w:r w:rsidRPr="001746EA">
        <w:rPr>
          <w:rFonts w:ascii="Times New Roman" w:hAnsi="Times New Roman" w:cs="Times New Roman"/>
          <w:sz w:val="24"/>
          <w:szCs w:val="24"/>
        </w:rPr>
        <w:t xml:space="preserve"> method reads in a string that has been encoded using a modified UTF-8 format. The string of character is decoded from the UTF and returned as String. </w:t>
      </w:r>
    </w:p>
    <w:p w14:paraId="18F47F89" w14:textId="77777777" w:rsidR="00CC6CDD" w:rsidRDefault="001746EA" w:rsidP="00CC6CDD">
      <w:pPr>
        <w:spacing w:after="0" w:line="240" w:lineRule="auto"/>
        <w:rPr>
          <w:rFonts w:ascii="Times New Roman" w:hAnsi="Times New Roman" w:cs="Times New Roman"/>
          <w:sz w:val="24"/>
          <w:szCs w:val="24"/>
        </w:rPr>
      </w:pPr>
      <w:r w:rsidRPr="00CC6CDD">
        <w:rPr>
          <w:rFonts w:ascii="Times New Roman" w:hAnsi="Times New Roman" w:cs="Times New Roman"/>
          <w:b/>
          <w:bCs/>
          <w:sz w:val="24"/>
          <w:szCs w:val="24"/>
        </w:rPr>
        <w:t>public static Path get(String first,String... more)</w:t>
      </w:r>
      <w:r w:rsidRPr="001746EA">
        <w:rPr>
          <w:rFonts w:ascii="Times New Roman" w:hAnsi="Times New Roman" w:cs="Times New Roman"/>
          <w:sz w:val="24"/>
          <w:szCs w:val="24"/>
        </w:rPr>
        <w:t xml:space="preserve"> </w:t>
      </w:r>
    </w:p>
    <w:p w14:paraId="0CCEE2B4" w14:textId="77777777" w:rsidR="00CC6CDD"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Converts a path string, or a sequence of strings that when joined form a path string, to a Path. </w:t>
      </w:r>
    </w:p>
    <w:p w14:paraId="44385207" w14:textId="77777777" w:rsidR="00CC6CDD" w:rsidRDefault="001746EA" w:rsidP="00CC6CDD">
      <w:pPr>
        <w:spacing w:after="0" w:line="240" w:lineRule="auto"/>
        <w:rPr>
          <w:rFonts w:ascii="Times New Roman" w:hAnsi="Times New Roman" w:cs="Times New Roman"/>
          <w:sz w:val="24"/>
          <w:szCs w:val="24"/>
        </w:rPr>
      </w:pPr>
      <w:r w:rsidRPr="00CC6CDD">
        <w:rPr>
          <w:rFonts w:ascii="Times New Roman" w:hAnsi="Times New Roman" w:cs="Times New Roman"/>
          <w:b/>
          <w:bCs/>
          <w:sz w:val="24"/>
          <w:szCs w:val="24"/>
        </w:rPr>
        <w:t>public final class Files</w:t>
      </w:r>
      <w:r w:rsidRPr="001746EA">
        <w:rPr>
          <w:rFonts w:ascii="Times New Roman" w:hAnsi="Times New Roman" w:cs="Times New Roman"/>
          <w:sz w:val="24"/>
          <w:szCs w:val="24"/>
        </w:rPr>
        <w:t xml:space="preserve"> </w:t>
      </w:r>
    </w:p>
    <w:p w14:paraId="69D865C4" w14:textId="77777777" w:rsidR="00CC6CDD"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This class consists exclusively of static methods that operate on files, directories, or other types of files. </w:t>
      </w:r>
    </w:p>
    <w:p w14:paraId="798994AD" w14:textId="77777777" w:rsidR="00CC6CDD" w:rsidRDefault="001746EA" w:rsidP="00CC6CDD">
      <w:pPr>
        <w:spacing w:after="0" w:line="240" w:lineRule="auto"/>
        <w:rPr>
          <w:rFonts w:ascii="Times New Roman" w:hAnsi="Times New Roman" w:cs="Times New Roman"/>
          <w:sz w:val="24"/>
          <w:szCs w:val="24"/>
        </w:rPr>
      </w:pPr>
      <w:r w:rsidRPr="00CC6CDD">
        <w:rPr>
          <w:rFonts w:ascii="Times New Roman" w:hAnsi="Times New Roman" w:cs="Times New Roman"/>
          <w:b/>
          <w:bCs/>
          <w:sz w:val="24"/>
          <w:szCs w:val="24"/>
        </w:rPr>
        <w:t>public static byte[ ] readAllBytes(Path path) throws IOException</w:t>
      </w:r>
      <w:r w:rsidRPr="001746EA">
        <w:rPr>
          <w:rFonts w:ascii="Times New Roman" w:hAnsi="Times New Roman" w:cs="Times New Roman"/>
          <w:sz w:val="24"/>
          <w:szCs w:val="24"/>
        </w:rPr>
        <w:t xml:space="preserve"> </w:t>
      </w:r>
    </w:p>
    <w:p w14:paraId="26CDD608" w14:textId="77777777" w:rsidR="0046041B"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Reads all the bytes from a file. The method ensures that the file is closed when all bytes have been read or an I/O error, or other runtime exception, is thrown. Note that this method is intended for simple cases where it is convenient to read all bytes into a byte array. It is not intended for reading in large files. </w:t>
      </w:r>
    </w:p>
    <w:p w14:paraId="1D8CF43A" w14:textId="77777777" w:rsidR="0046041B" w:rsidRDefault="001746EA" w:rsidP="00C40D21">
      <w:pPr>
        <w:spacing w:line="240" w:lineRule="auto"/>
        <w:rPr>
          <w:rFonts w:ascii="Times New Roman" w:hAnsi="Times New Roman" w:cs="Times New Roman"/>
          <w:sz w:val="24"/>
          <w:szCs w:val="24"/>
        </w:rPr>
      </w:pPr>
      <w:r w:rsidRPr="0046041B">
        <w:rPr>
          <w:rFonts w:ascii="Times New Roman" w:hAnsi="Times New Roman" w:cs="Times New Roman"/>
          <w:b/>
          <w:bCs/>
          <w:sz w:val="24"/>
          <w:szCs w:val="24"/>
        </w:rPr>
        <w:t>Parameters:</w:t>
      </w:r>
      <w:r w:rsidRPr="001746EA">
        <w:rPr>
          <w:rFonts w:ascii="Times New Roman" w:hAnsi="Times New Roman" w:cs="Times New Roman"/>
          <w:sz w:val="24"/>
          <w:szCs w:val="24"/>
        </w:rPr>
        <w:t xml:space="preserve"> </w:t>
      </w:r>
    </w:p>
    <w:p w14:paraId="6E4C9781" w14:textId="77777777" w:rsidR="0046041B" w:rsidRDefault="001746EA" w:rsidP="0046041B">
      <w:pPr>
        <w:spacing w:after="0" w:line="240" w:lineRule="auto"/>
        <w:rPr>
          <w:rFonts w:ascii="Times New Roman" w:hAnsi="Times New Roman" w:cs="Times New Roman"/>
          <w:sz w:val="24"/>
          <w:szCs w:val="24"/>
        </w:rPr>
      </w:pPr>
      <w:r w:rsidRPr="0046041B">
        <w:rPr>
          <w:rFonts w:ascii="Times New Roman" w:hAnsi="Times New Roman" w:cs="Times New Roman"/>
          <w:b/>
          <w:bCs/>
          <w:sz w:val="24"/>
          <w:szCs w:val="24"/>
        </w:rPr>
        <w:t>path</w:t>
      </w:r>
      <w:r w:rsidRPr="001746EA">
        <w:rPr>
          <w:rFonts w:ascii="Times New Roman" w:hAnsi="Times New Roman" w:cs="Times New Roman"/>
          <w:sz w:val="24"/>
          <w:szCs w:val="24"/>
        </w:rPr>
        <w:t xml:space="preserve"> - the path to the file </w:t>
      </w:r>
    </w:p>
    <w:p w14:paraId="0DED91D3" w14:textId="77777777" w:rsidR="0046041B"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 xml:space="preserve">Returns: a byte array containing the bytes read from the file </w:t>
      </w:r>
    </w:p>
    <w:p w14:paraId="0D6A129E" w14:textId="77777777" w:rsidR="0046041B" w:rsidRDefault="001746EA" w:rsidP="0046041B">
      <w:pPr>
        <w:spacing w:after="0" w:line="240" w:lineRule="auto"/>
        <w:rPr>
          <w:rFonts w:ascii="Times New Roman" w:hAnsi="Times New Roman" w:cs="Times New Roman"/>
          <w:sz w:val="24"/>
          <w:szCs w:val="24"/>
        </w:rPr>
      </w:pPr>
      <w:r w:rsidRPr="0046041B">
        <w:rPr>
          <w:rFonts w:ascii="Times New Roman" w:hAnsi="Times New Roman" w:cs="Times New Roman"/>
          <w:b/>
          <w:bCs/>
          <w:sz w:val="24"/>
          <w:szCs w:val="24"/>
        </w:rPr>
        <w:t>String (byte[ ] bytes)</w:t>
      </w:r>
      <w:r w:rsidRPr="001746EA">
        <w:rPr>
          <w:rFonts w:ascii="Times New Roman" w:hAnsi="Times New Roman" w:cs="Times New Roman"/>
          <w:sz w:val="24"/>
          <w:szCs w:val="24"/>
        </w:rPr>
        <w:t xml:space="preserve"> </w:t>
      </w:r>
    </w:p>
    <w:p w14:paraId="11A54E37" w14:textId="3958E255" w:rsidR="001746EA" w:rsidRDefault="001746EA" w:rsidP="00C40D21">
      <w:pPr>
        <w:spacing w:line="240" w:lineRule="auto"/>
        <w:rPr>
          <w:rFonts w:ascii="Times New Roman" w:hAnsi="Times New Roman" w:cs="Times New Roman"/>
          <w:sz w:val="24"/>
          <w:szCs w:val="24"/>
        </w:rPr>
      </w:pPr>
      <w:r w:rsidRPr="001746EA">
        <w:rPr>
          <w:rFonts w:ascii="Times New Roman" w:hAnsi="Times New Roman" w:cs="Times New Roman"/>
          <w:sz w:val="24"/>
          <w:szCs w:val="24"/>
        </w:rPr>
        <w:t>Constructs a new String by decoding the specified array of bytes using the platform's default charset.</w:t>
      </w:r>
    </w:p>
    <w:p w14:paraId="2A44E19B" w14:textId="77777777" w:rsidR="0046041B" w:rsidRDefault="0046041B" w:rsidP="00C40D21">
      <w:pPr>
        <w:spacing w:line="240" w:lineRule="auto"/>
        <w:rPr>
          <w:rFonts w:ascii="Arial" w:hAnsi="Arial" w:cs="Arial"/>
          <w:sz w:val="20"/>
          <w:szCs w:val="20"/>
        </w:rPr>
      </w:pPr>
      <w:r w:rsidRPr="0046041B">
        <w:rPr>
          <w:rFonts w:ascii="Arial" w:hAnsi="Arial" w:cs="Arial"/>
          <w:b/>
          <w:bCs/>
          <w:sz w:val="20"/>
          <w:szCs w:val="20"/>
        </w:rPr>
        <w:t>Source Code</w:t>
      </w:r>
      <w:r w:rsidRPr="0046041B">
        <w:rPr>
          <w:rFonts w:ascii="Arial" w:hAnsi="Arial" w:cs="Arial"/>
          <w:sz w:val="20"/>
          <w:szCs w:val="20"/>
        </w:rPr>
        <w:t xml:space="preserve">: </w:t>
      </w:r>
    </w:p>
    <w:p w14:paraId="3A8599EB"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//TCP SERVER </w:t>
      </w:r>
    </w:p>
    <w:p w14:paraId="58F1228A"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import java.io.*; </w:t>
      </w:r>
    </w:p>
    <w:p w14:paraId="2BC36904"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import java.net.*; </w:t>
      </w:r>
    </w:p>
    <w:p w14:paraId="63CEC022"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import java.nio.file.*; </w:t>
      </w:r>
    </w:p>
    <w:p w14:paraId="60FACC87"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public class TCPServer </w:t>
      </w:r>
    </w:p>
    <w:p w14:paraId="62660C1D" w14:textId="77777777" w:rsidR="0046041B" w:rsidRDefault="0046041B" w:rsidP="00C40D21">
      <w:pPr>
        <w:spacing w:line="240" w:lineRule="auto"/>
        <w:rPr>
          <w:rFonts w:ascii="Arial" w:hAnsi="Arial" w:cs="Arial"/>
          <w:sz w:val="20"/>
          <w:szCs w:val="20"/>
        </w:rPr>
      </w:pPr>
      <w:r w:rsidRPr="0046041B">
        <w:rPr>
          <w:rFonts w:ascii="Arial" w:hAnsi="Arial" w:cs="Arial"/>
          <w:sz w:val="20"/>
          <w:szCs w:val="20"/>
        </w:rPr>
        <w:t xml:space="preserve">{ </w:t>
      </w:r>
    </w:p>
    <w:p w14:paraId="0E8D5ED7" w14:textId="77777777" w:rsidR="0046041B" w:rsidRDefault="0046041B" w:rsidP="0046041B">
      <w:pPr>
        <w:spacing w:line="240" w:lineRule="auto"/>
        <w:ind w:firstLine="720"/>
        <w:rPr>
          <w:rFonts w:ascii="Arial" w:hAnsi="Arial" w:cs="Arial"/>
          <w:sz w:val="20"/>
          <w:szCs w:val="20"/>
        </w:rPr>
      </w:pPr>
      <w:r w:rsidRPr="0046041B">
        <w:rPr>
          <w:rFonts w:ascii="Arial" w:hAnsi="Arial" w:cs="Arial"/>
          <w:sz w:val="20"/>
          <w:szCs w:val="20"/>
        </w:rPr>
        <w:t xml:space="preserve">public static void main(String[] args) throws IOException </w:t>
      </w:r>
    </w:p>
    <w:p w14:paraId="10E3E803" w14:textId="77777777" w:rsidR="0046041B" w:rsidRDefault="0046041B" w:rsidP="0046041B">
      <w:pPr>
        <w:spacing w:line="240" w:lineRule="auto"/>
        <w:ind w:firstLine="720"/>
        <w:rPr>
          <w:rFonts w:ascii="Arial" w:hAnsi="Arial" w:cs="Arial"/>
          <w:sz w:val="20"/>
          <w:szCs w:val="20"/>
        </w:rPr>
      </w:pPr>
      <w:r w:rsidRPr="0046041B">
        <w:rPr>
          <w:rFonts w:ascii="Arial" w:hAnsi="Arial" w:cs="Arial"/>
          <w:sz w:val="20"/>
          <w:szCs w:val="20"/>
        </w:rPr>
        <w:t xml:space="preserve">{ </w:t>
      </w:r>
    </w:p>
    <w:p w14:paraId="03419A43" w14:textId="77777777" w:rsidR="0046041B" w:rsidRDefault="0046041B" w:rsidP="0046041B">
      <w:pPr>
        <w:spacing w:line="240" w:lineRule="auto"/>
        <w:ind w:left="720" w:firstLine="720"/>
        <w:rPr>
          <w:rFonts w:ascii="Arial" w:hAnsi="Arial" w:cs="Arial"/>
          <w:sz w:val="20"/>
          <w:szCs w:val="20"/>
        </w:rPr>
      </w:pPr>
      <w:r w:rsidRPr="0046041B">
        <w:rPr>
          <w:rFonts w:ascii="Arial" w:hAnsi="Arial" w:cs="Arial"/>
          <w:sz w:val="20"/>
          <w:szCs w:val="20"/>
        </w:rPr>
        <w:t xml:space="preserve">ServerSocket server; </w:t>
      </w:r>
    </w:p>
    <w:p w14:paraId="33E4CB4B" w14:textId="77777777" w:rsidR="0046041B" w:rsidRDefault="0046041B" w:rsidP="0046041B">
      <w:pPr>
        <w:spacing w:line="240" w:lineRule="auto"/>
        <w:ind w:left="720" w:firstLine="720"/>
        <w:rPr>
          <w:rFonts w:ascii="Arial" w:hAnsi="Arial" w:cs="Arial"/>
          <w:sz w:val="20"/>
          <w:szCs w:val="20"/>
        </w:rPr>
      </w:pPr>
      <w:r w:rsidRPr="0046041B">
        <w:rPr>
          <w:rFonts w:ascii="Arial" w:hAnsi="Arial" w:cs="Arial"/>
          <w:sz w:val="20"/>
          <w:szCs w:val="20"/>
        </w:rPr>
        <w:t xml:space="preserve">DataOutputStream out = null; </w:t>
      </w:r>
    </w:p>
    <w:p w14:paraId="2271EE90" w14:textId="77777777" w:rsidR="0046041B" w:rsidRDefault="0046041B" w:rsidP="0046041B">
      <w:pPr>
        <w:spacing w:line="240" w:lineRule="auto"/>
        <w:ind w:left="720" w:firstLine="720"/>
        <w:rPr>
          <w:rFonts w:ascii="Arial" w:hAnsi="Arial" w:cs="Arial"/>
          <w:sz w:val="20"/>
          <w:szCs w:val="20"/>
        </w:rPr>
      </w:pPr>
      <w:r w:rsidRPr="0046041B">
        <w:rPr>
          <w:rFonts w:ascii="Arial" w:hAnsi="Arial" w:cs="Arial"/>
          <w:sz w:val="20"/>
          <w:szCs w:val="20"/>
        </w:rPr>
        <w:t xml:space="preserve">DataInputStream in; </w:t>
      </w:r>
    </w:p>
    <w:p w14:paraId="4C6045DC" w14:textId="77777777" w:rsidR="0046041B" w:rsidRDefault="0046041B" w:rsidP="0046041B">
      <w:pPr>
        <w:spacing w:line="240" w:lineRule="auto"/>
        <w:ind w:left="720" w:firstLine="720"/>
        <w:rPr>
          <w:rFonts w:ascii="Arial" w:hAnsi="Arial" w:cs="Arial"/>
          <w:sz w:val="20"/>
          <w:szCs w:val="20"/>
        </w:rPr>
      </w:pPr>
      <w:r w:rsidRPr="0046041B">
        <w:rPr>
          <w:rFonts w:ascii="Arial" w:hAnsi="Arial" w:cs="Arial"/>
          <w:sz w:val="20"/>
          <w:szCs w:val="20"/>
        </w:rPr>
        <w:t xml:space="preserve">try </w:t>
      </w:r>
    </w:p>
    <w:p w14:paraId="4B56BBCA" w14:textId="77777777" w:rsidR="0046041B" w:rsidRDefault="0046041B" w:rsidP="0046041B">
      <w:pPr>
        <w:spacing w:line="240" w:lineRule="auto"/>
        <w:ind w:left="720" w:firstLine="720"/>
        <w:rPr>
          <w:rFonts w:ascii="Arial" w:hAnsi="Arial" w:cs="Arial"/>
          <w:sz w:val="20"/>
          <w:szCs w:val="20"/>
        </w:rPr>
      </w:pPr>
      <w:r w:rsidRPr="0046041B">
        <w:rPr>
          <w:rFonts w:ascii="Arial" w:hAnsi="Arial" w:cs="Arial"/>
          <w:sz w:val="20"/>
          <w:szCs w:val="20"/>
        </w:rPr>
        <w:t xml:space="preserve">{ </w:t>
      </w:r>
    </w:p>
    <w:p w14:paraId="165E9CEA" w14:textId="77777777" w:rsidR="0046041B"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server = new ServerSocket(5000, 1); //port number and num of connections</w:t>
      </w:r>
    </w:p>
    <w:p w14:paraId="5AA3817C" w14:textId="77777777" w:rsidR="0046041B"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System.out.println("Server Waiting for client"); </w:t>
      </w:r>
    </w:p>
    <w:p w14:paraId="424B5574" w14:textId="77777777" w:rsidR="0046041B"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Socket socket = server.accept(); </w:t>
      </w:r>
    </w:p>
    <w:p w14:paraId="05F0D0B7" w14:textId="77777777" w:rsidR="0046041B"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System.out.println("Client connected "); </w:t>
      </w:r>
    </w:p>
    <w:p w14:paraId="43FB25ED"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in = new DataInputStream(socket.getInputStream()); </w:t>
      </w:r>
    </w:p>
    <w:p w14:paraId="10539061"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out = new DataOutputStream(socket.getOutputStream()); </w:t>
      </w:r>
    </w:p>
    <w:p w14:paraId="71A1DCFF"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String fileName = in.readUTF(); </w:t>
      </w:r>
    </w:p>
    <w:p w14:paraId="6E930EC9"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System.out.println("File Requested is : " + fileName); </w:t>
      </w:r>
    </w:p>
    <w:p w14:paraId="34314886"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byte[] filedata = Files.readAllBytes(Paths.get(fileName)); </w:t>
      </w:r>
    </w:p>
    <w:p w14:paraId="6B4B0042" w14:textId="77777777" w:rsidR="00900AB5"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 xml:space="preserve">String fileContent = new String(filedata); </w:t>
      </w:r>
    </w:p>
    <w:p w14:paraId="21EFB3CB" w14:textId="338B3B4C" w:rsidR="0046041B" w:rsidRDefault="0046041B" w:rsidP="0046041B">
      <w:pPr>
        <w:spacing w:line="240" w:lineRule="auto"/>
        <w:ind w:left="1440" w:firstLine="720"/>
        <w:rPr>
          <w:rFonts w:ascii="Arial" w:hAnsi="Arial" w:cs="Arial"/>
          <w:sz w:val="20"/>
          <w:szCs w:val="20"/>
        </w:rPr>
      </w:pPr>
      <w:r w:rsidRPr="0046041B">
        <w:rPr>
          <w:rFonts w:ascii="Arial" w:hAnsi="Arial" w:cs="Arial"/>
          <w:sz w:val="20"/>
          <w:szCs w:val="20"/>
        </w:rPr>
        <w:t>out.writeUTF(fileContent.toString());</w:t>
      </w:r>
    </w:p>
    <w:p w14:paraId="79BA07DE" w14:textId="77777777" w:rsidR="00CD34B1" w:rsidRDefault="00E20FA7" w:rsidP="0046041B">
      <w:pPr>
        <w:spacing w:line="240" w:lineRule="auto"/>
        <w:ind w:left="1440" w:firstLine="720"/>
        <w:rPr>
          <w:rFonts w:ascii="Arial" w:hAnsi="Arial" w:cs="Arial"/>
          <w:sz w:val="20"/>
          <w:szCs w:val="20"/>
        </w:rPr>
      </w:pPr>
      <w:r w:rsidRPr="00E20FA7">
        <w:rPr>
          <w:rFonts w:ascii="Arial" w:hAnsi="Arial" w:cs="Arial"/>
          <w:sz w:val="20"/>
          <w:szCs w:val="20"/>
        </w:rPr>
        <w:t xml:space="preserve">System.out.println("FILE SENT SUCCESSFULLY"); </w:t>
      </w:r>
    </w:p>
    <w:p w14:paraId="793553A2" w14:textId="77777777" w:rsidR="00CD34B1" w:rsidRDefault="00E20FA7" w:rsidP="00CD34B1">
      <w:pPr>
        <w:spacing w:line="240" w:lineRule="auto"/>
        <w:ind w:left="1440"/>
        <w:rPr>
          <w:rFonts w:ascii="Arial" w:hAnsi="Arial" w:cs="Arial"/>
          <w:sz w:val="20"/>
          <w:szCs w:val="20"/>
        </w:rPr>
      </w:pPr>
      <w:r w:rsidRPr="00E20FA7">
        <w:rPr>
          <w:rFonts w:ascii="Arial" w:hAnsi="Arial" w:cs="Arial"/>
          <w:sz w:val="20"/>
          <w:szCs w:val="20"/>
        </w:rPr>
        <w:t xml:space="preserve">} </w:t>
      </w:r>
    </w:p>
    <w:p w14:paraId="75406CBA" w14:textId="77777777" w:rsidR="00CD34B1" w:rsidRDefault="00E20FA7" w:rsidP="00CD34B1">
      <w:pPr>
        <w:spacing w:line="240" w:lineRule="auto"/>
        <w:ind w:left="1440"/>
        <w:rPr>
          <w:rFonts w:ascii="Arial" w:hAnsi="Arial" w:cs="Arial"/>
          <w:sz w:val="20"/>
          <w:szCs w:val="20"/>
        </w:rPr>
      </w:pPr>
      <w:r w:rsidRPr="00E20FA7">
        <w:rPr>
          <w:rFonts w:ascii="Arial" w:hAnsi="Arial" w:cs="Arial"/>
          <w:sz w:val="20"/>
          <w:szCs w:val="20"/>
        </w:rPr>
        <w:t xml:space="preserve">catch (Exception e) </w:t>
      </w:r>
    </w:p>
    <w:p w14:paraId="3DBBE943" w14:textId="77777777" w:rsidR="00CD34B1" w:rsidRDefault="00E20FA7" w:rsidP="00CD34B1">
      <w:pPr>
        <w:spacing w:line="240" w:lineRule="auto"/>
        <w:ind w:left="1440"/>
        <w:rPr>
          <w:rFonts w:ascii="Arial" w:hAnsi="Arial" w:cs="Arial"/>
          <w:sz w:val="20"/>
          <w:szCs w:val="20"/>
        </w:rPr>
      </w:pPr>
      <w:r w:rsidRPr="00E20FA7">
        <w:rPr>
          <w:rFonts w:ascii="Arial" w:hAnsi="Arial" w:cs="Arial"/>
          <w:sz w:val="20"/>
          <w:szCs w:val="20"/>
        </w:rPr>
        <w:t xml:space="preserve">{ </w:t>
      </w:r>
    </w:p>
    <w:p w14:paraId="5FA3BFB9" w14:textId="77777777" w:rsidR="00CD34B1" w:rsidRDefault="00E20FA7" w:rsidP="00CD34B1">
      <w:pPr>
        <w:spacing w:line="240" w:lineRule="auto"/>
        <w:ind w:left="1440" w:firstLine="720"/>
        <w:rPr>
          <w:rFonts w:ascii="Arial" w:hAnsi="Arial" w:cs="Arial"/>
          <w:sz w:val="20"/>
          <w:szCs w:val="20"/>
        </w:rPr>
      </w:pPr>
      <w:r w:rsidRPr="00E20FA7">
        <w:rPr>
          <w:rFonts w:ascii="Arial" w:hAnsi="Arial" w:cs="Arial"/>
          <w:sz w:val="20"/>
          <w:szCs w:val="20"/>
        </w:rPr>
        <w:t xml:space="preserve">System.out.println(e.getMessage()); </w:t>
      </w:r>
    </w:p>
    <w:p w14:paraId="7C34B063" w14:textId="77777777" w:rsidR="00CD34B1" w:rsidRDefault="00E20FA7" w:rsidP="00CD34B1">
      <w:pPr>
        <w:spacing w:line="240" w:lineRule="auto"/>
        <w:ind w:left="1440" w:firstLine="720"/>
        <w:rPr>
          <w:rFonts w:ascii="Arial" w:hAnsi="Arial" w:cs="Arial"/>
          <w:sz w:val="20"/>
          <w:szCs w:val="20"/>
        </w:rPr>
      </w:pPr>
      <w:r w:rsidRPr="00E20FA7">
        <w:rPr>
          <w:rFonts w:ascii="Arial" w:hAnsi="Arial" w:cs="Arial"/>
          <w:sz w:val="20"/>
          <w:szCs w:val="20"/>
        </w:rPr>
        <w:t xml:space="preserve">out.writeUTF("FILE DOESN'T EXISTS"); </w:t>
      </w:r>
    </w:p>
    <w:p w14:paraId="53199C28" w14:textId="77777777" w:rsidR="00CD34B1" w:rsidRDefault="00E20FA7" w:rsidP="00CD34B1">
      <w:pPr>
        <w:spacing w:line="240" w:lineRule="auto"/>
        <w:ind w:left="1440"/>
        <w:rPr>
          <w:rFonts w:ascii="Arial" w:hAnsi="Arial" w:cs="Arial"/>
          <w:sz w:val="20"/>
          <w:szCs w:val="20"/>
        </w:rPr>
      </w:pPr>
      <w:r w:rsidRPr="00E20FA7">
        <w:rPr>
          <w:rFonts w:ascii="Arial" w:hAnsi="Arial" w:cs="Arial"/>
          <w:sz w:val="20"/>
          <w:szCs w:val="20"/>
        </w:rPr>
        <w:t xml:space="preserve">} </w:t>
      </w:r>
    </w:p>
    <w:p w14:paraId="4B787D95" w14:textId="77777777" w:rsidR="00CD34B1" w:rsidRDefault="00E20FA7" w:rsidP="00CD34B1">
      <w:pPr>
        <w:spacing w:line="240" w:lineRule="auto"/>
        <w:ind w:firstLine="720"/>
        <w:rPr>
          <w:rFonts w:ascii="Arial" w:hAnsi="Arial" w:cs="Arial"/>
          <w:sz w:val="20"/>
          <w:szCs w:val="20"/>
        </w:rPr>
      </w:pPr>
      <w:r w:rsidRPr="00E20FA7">
        <w:rPr>
          <w:rFonts w:ascii="Arial" w:hAnsi="Arial" w:cs="Arial"/>
          <w:sz w:val="20"/>
          <w:szCs w:val="20"/>
        </w:rPr>
        <w:t xml:space="preserve">} </w:t>
      </w:r>
    </w:p>
    <w:p w14:paraId="2BEBB2D7" w14:textId="77777777" w:rsidR="00CD34B1" w:rsidRDefault="00E20FA7" w:rsidP="00CD34B1">
      <w:pPr>
        <w:spacing w:line="240" w:lineRule="auto"/>
        <w:rPr>
          <w:rFonts w:ascii="Arial" w:hAnsi="Arial" w:cs="Arial"/>
          <w:sz w:val="20"/>
          <w:szCs w:val="20"/>
        </w:rPr>
      </w:pPr>
      <w:r w:rsidRPr="00E20FA7">
        <w:rPr>
          <w:rFonts w:ascii="Arial" w:hAnsi="Arial" w:cs="Arial"/>
          <w:sz w:val="20"/>
          <w:szCs w:val="20"/>
        </w:rPr>
        <w:t xml:space="preserve">} </w:t>
      </w:r>
    </w:p>
    <w:p w14:paraId="75923B79" w14:textId="77777777" w:rsidR="00CD34B1" w:rsidRDefault="00CD34B1" w:rsidP="00CD34B1">
      <w:pPr>
        <w:spacing w:line="240" w:lineRule="auto"/>
        <w:rPr>
          <w:rFonts w:ascii="Arial" w:hAnsi="Arial" w:cs="Arial"/>
          <w:sz w:val="20"/>
          <w:szCs w:val="20"/>
        </w:rPr>
      </w:pPr>
    </w:p>
    <w:p w14:paraId="5ED0836F" w14:textId="77777777" w:rsidR="00CD34B1" w:rsidRDefault="00E20FA7" w:rsidP="00CD34B1">
      <w:pPr>
        <w:spacing w:line="240" w:lineRule="auto"/>
        <w:rPr>
          <w:rFonts w:ascii="Arial" w:hAnsi="Arial" w:cs="Arial"/>
          <w:sz w:val="20"/>
          <w:szCs w:val="20"/>
        </w:rPr>
      </w:pPr>
      <w:r w:rsidRPr="00CD34B1">
        <w:rPr>
          <w:rFonts w:ascii="Arial" w:hAnsi="Arial" w:cs="Arial"/>
          <w:b/>
          <w:bCs/>
          <w:sz w:val="20"/>
          <w:szCs w:val="20"/>
        </w:rPr>
        <w:t>//TCP CLIENT</w:t>
      </w:r>
      <w:r w:rsidRPr="00E20FA7">
        <w:rPr>
          <w:rFonts w:ascii="Arial" w:hAnsi="Arial" w:cs="Arial"/>
          <w:sz w:val="20"/>
          <w:szCs w:val="20"/>
        </w:rPr>
        <w:t xml:space="preserve"> </w:t>
      </w:r>
    </w:p>
    <w:p w14:paraId="28683B09" w14:textId="77777777" w:rsidR="00571CBD" w:rsidRDefault="00E20FA7" w:rsidP="00CD34B1">
      <w:pPr>
        <w:spacing w:line="240" w:lineRule="auto"/>
        <w:rPr>
          <w:rFonts w:ascii="Arial" w:hAnsi="Arial" w:cs="Arial"/>
          <w:sz w:val="20"/>
          <w:szCs w:val="20"/>
        </w:rPr>
      </w:pPr>
      <w:r w:rsidRPr="00E20FA7">
        <w:rPr>
          <w:rFonts w:ascii="Arial" w:hAnsi="Arial" w:cs="Arial"/>
          <w:sz w:val="20"/>
          <w:szCs w:val="20"/>
        </w:rPr>
        <w:t xml:space="preserve">import java.io.*; </w:t>
      </w:r>
    </w:p>
    <w:p w14:paraId="3B0616CE" w14:textId="77777777" w:rsidR="00571CBD" w:rsidRDefault="00E20FA7" w:rsidP="00CD34B1">
      <w:pPr>
        <w:spacing w:line="240" w:lineRule="auto"/>
        <w:rPr>
          <w:rFonts w:ascii="Arial" w:hAnsi="Arial" w:cs="Arial"/>
          <w:sz w:val="20"/>
          <w:szCs w:val="20"/>
        </w:rPr>
      </w:pPr>
      <w:r w:rsidRPr="00E20FA7">
        <w:rPr>
          <w:rFonts w:ascii="Arial" w:hAnsi="Arial" w:cs="Arial"/>
          <w:sz w:val="20"/>
          <w:szCs w:val="20"/>
        </w:rPr>
        <w:t xml:space="preserve">import java.net.*; </w:t>
      </w:r>
    </w:p>
    <w:p w14:paraId="4BD1377D" w14:textId="77777777" w:rsidR="00944950" w:rsidRDefault="00E20FA7" w:rsidP="00CD34B1">
      <w:pPr>
        <w:spacing w:line="240" w:lineRule="auto"/>
        <w:rPr>
          <w:rFonts w:ascii="Arial" w:hAnsi="Arial" w:cs="Arial"/>
          <w:sz w:val="20"/>
          <w:szCs w:val="20"/>
        </w:rPr>
      </w:pPr>
      <w:r w:rsidRPr="00E20FA7">
        <w:rPr>
          <w:rFonts w:ascii="Arial" w:hAnsi="Arial" w:cs="Arial"/>
          <w:sz w:val="20"/>
          <w:szCs w:val="20"/>
        </w:rPr>
        <w:t xml:space="preserve">import java.util.Scanner; </w:t>
      </w:r>
    </w:p>
    <w:p w14:paraId="2C5E8F7C" w14:textId="77777777" w:rsidR="00944950" w:rsidRDefault="00E20FA7" w:rsidP="00CD34B1">
      <w:pPr>
        <w:spacing w:line="240" w:lineRule="auto"/>
        <w:rPr>
          <w:rFonts w:ascii="Arial" w:hAnsi="Arial" w:cs="Arial"/>
          <w:sz w:val="20"/>
          <w:szCs w:val="20"/>
        </w:rPr>
      </w:pPr>
      <w:r w:rsidRPr="00E20FA7">
        <w:rPr>
          <w:rFonts w:ascii="Arial" w:hAnsi="Arial" w:cs="Arial"/>
          <w:sz w:val="20"/>
          <w:szCs w:val="20"/>
        </w:rPr>
        <w:t xml:space="preserve">public class TCPClient </w:t>
      </w:r>
    </w:p>
    <w:p w14:paraId="71D6EBA6" w14:textId="77777777" w:rsidR="00944950" w:rsidRDefault="00E20FA7" w:rsidP="00CD34B1">
      <w:pPr>
        <w:spacing w:line="240" w:lineRule="auto"/>
        <w:rPr>
          <w:rFonts w:ascii="Arial" w:hAnsi="Arial" w:cs="Arial"/>
          <w:sz w:val="20"/>
          <w:szCs w:val="20"/>
        </w:rPr>
      </w:pPr>
      <w:r w:rsidRPr="00E20FA7">
        <w:rPr>
          <w:rFonts w:ascii="Arial" w:hAnsi="Arial" w:cs="Arial"/>
          <w:sz w:val="20"/>
          <w:szCs w:val="20"/>
        </w:rPr>
        <w:t xml:space="preserve">{ </w:t>
      </w:r>
    </w:p>
    <w:p w14:paraId="78FB946C" w14:textId="77777777" w:rsidR="00944950" w:rsidRDefault="00E20FA7" w:rsidP="00944950">
      <w:pPr>
        <w:spacing w:line="240" w:lineRule="auto"/>
        <w:ind w:firstLine="720"/>
        <w:rPr>
          <w:rFonts w:ascii="Arial" w:hAnsi="Arial" w:cs="Arial"/>
          <w:sz w:val="20"/>
          <w:szCs w:val="20"/>
        </w:rPr>
      </w:pPr>
      <w:r w:rsidRPr="00E20FA7">
        <w:rPr>
          <w:rFonts w:ascii="Arial" w:hAnsi="Arial" w:cs="Arial"/>
          <w:sz w:val="20"/>
          <w:szCs w:val="20"/>
        </w:rPr>
        <w:t xml:space="preserve">public static void main(String[] args) throws IOException,InterruptedException </w:t>
      </w:r>
    </w:p>
    <w:p w14:paraId="6E0A1231" w14:textId="77777777" w:rsidR="00944950" w:rsidRDefault="00E20FA7" w:rsidP="00944950">
      <w:pPr>
        <w:spacing w:line="240" w:lineRule="auto"/>
        <w:ind w:firstLine="720"/>
        <w:rPr>
          <w:rFonts w:ascii="Arial" w:hAnsi="Arial" w:cs="Arial"/>
          <w:sz w:val="20"/>
          <w:szCs w:val="20"/>
        </w:rPr>
      </w:pPr>
      <w:r w:rsidRPr="00E20FA7">
        <w:rPr>
          <w:rFonts w:ascii="Arial" w:hAnsi="Arial" w:cs="Arial"/>
          <w:sz w:val="20"/>
          <w:szCs w:val="20"/>
        </w:rPr>
        <w:t xml:space="preserve">{ </w:t>
      </w:r>
    </w:p>
    <w:p w14:paraId="71FBD3BC"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DataOutputStream out; </w:t>
      </w:r>
    </w:p>
    <w:p w14:paraId="6C2826BA"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DataInputStream in; </w:t>
      </w:r>
    </w:p>
    <w:p w14:paraId="723307F3"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Scanner scanner = new Scanner(System.in); </w:t>
      </w:r>
    </w:p>
    <w:p w14:paraId="5EF6796E"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Socket socket = new Socket("127.0.0.1", 5000); //server IP and Port num</w:t>
      </w:r>
    </w:p>
    <w:p w14:paraId="7B223241"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System.out.println("Client Connected to Server"); </w:t>
      </w:r>
    </w:p>
    <w:p w14:paraId="0C379A93"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System.out.print("\nEnter the filename to request\n"); </w:t>
      </w:r>
    </w:p>
    <w:p w14:paraId="290FA1EC"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String filename = scanner.nextLine(); </w:t>
      </w:r>
    </w:p>
    <w:p w14:paraId="04B4D979"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in = new DataInputStream(socket.getInputStream()); </w:t>
      </w:r>
    </w:p>
    <w:p w14:paraId="27054BC8" w14:textId="77777777" w:rsidR="0066272A"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 xml:space="preserve">out = new DataOutputStream(socket.getOutputStream()); </w:t>
      </w:r>
    </w:p>
    <w:p w14:paraId="7F6EA254" w14:textId="55DDA176" w:rsidR="00E20FA7" w:rsidRDefault="00E20FA7" w:rsidP="00944950">
      <w:pPr>
        <w:spacing w:line="240" w:lineRule="auto"/>
        <w:ind w:left="720" w:firstLine="720"/>
        <w:rPr>
          <w:rFonts w:ascii="Arial" w:hAnsi="Arial" w:cs="Arial"/>
          <w:sz w:val="20"/>
          <w:szCs w:val="20"/>
        </w:rPr>
      </w:pPr>
      <w:r w:rsidRPr="00E20FA7">
        <w:rPr>
          <w:rFonts w:ascii="Arial" w:hAnsi="Arial" w:cs="Arial"/>
          <w:sz w:val="20"/>
          <w:szCs w:val="20"/>
        </w:rPr>
        <w:t>out.writeUTF(filename);</w:t>
      </w:r>
    </w:p>
    <w:p w14:paraId="74812F3D" w14:textId="77777777" w:rsidR="000D33FB" w:rsidRDefault="000D33FB" w:rsidP="00944950">
      <w:pPr>
        <w:spacing w:line="240" w:lineRule="auto"/>
        <w:ind w:left="720" w:firstLine="720"/>
        <w:rPr>
          <w:rFonts w:ascii="Arial" w:hAnsi="Arial" w:cs="Arial"/>
          <w:sz w:val="20"/>
          <w:szCs w:val="20"/>
        </w:rPr>
      </w:pPr>
      <w:r w:rsidRPr="000D33FB">
        <w:rPr>
          <w:rFonts w:ascii="Arial" w:hAnsi="Arial" w:cs="Arial"/>
          <w:sz w:val="20"/>
          <w:szCs w:val="20"/>
        </w:rPr>
        <w:t xml:space="preserve">String fileContent = in.readUTF(); </w:t>
      </w:r>
    </w:p>
    <w:p w14:paraId="21910B4C" w14:textId="77777777" w:rsidR="000D33FB" w:rsidRDefault="000D33FB" w:rsidP="00944950">
      <w:pPr>
        <w:spacing w:line="240" w:lineRule="auto"/>
        <w:ind w:left="720" w:firstLine="720"/>
        <w:rPr>
          <w:rFonts w:ascii="Arial" w:hAnsi="Arial" w:cs="Arial"/>
          <w:sz w:val="20"/>
          <w:szCs w:val="20"/>
        </w:rPr>
      </w:pPr>
      <w:r w:rsidRPr="000D33FB">
        <w:rPr>
          <w:rFonts w:ascii="Arial" w:hAnsi="Arial" w:cs="Arial"/>
          <w:sz w:val="20"/>
          <w:szCs w:val="20"/>
        </w:rPr>
        <w:t xml:space="preserve">if (fileContent.length() &gt; 0) </w:t>
      </w:r>
    </w:p>
    <w:p w14:paraId="2BFBB300" w14:textId="77777777" w:rsidR="000D33FB" w:rsidRDefault="000D33FB" w:rsidP="000D33FB">
      <w:pPr>
        <w:spacing w:line="240" w:lineRule="auto"/>
        <w:ind w:left="1440" w:firstLine="720"/>
        <w:rPr>
          <w:rFonts w:ascii="Arial" w:hAnsi="Arial" w:cs="Arial"/>
          <w:sz w:val="20"/>
          <w:szCs w:val="20"/>
        </w:rPr>
      </w:pPr>
      <w:r w:rsidRPr="000D33FB">
        <w:rPr>
          <w:rFonts w:ascii="Arial" w:hAnsi="Arial" w:cs="Arial"/>
          <w:sz w:val="20"/>
          <w:szCs w:val="20"/>
        </w:rPr>
        <w:t xml:space="preserve">System.out.println(fileContent); </w:t>
      </w:r>
    </w:p>
    <w:p w14:paraId="3EA0D79E" w14:textId="77777777" w:rsidR="000D33FB" w:rsidRDefault="000D33FB" w:rsidP="000D33FB">
      <w:pPr>
        <w:spacing w:line="240" w:lineRule="auto"/>
        <w:ind w:left="720" w:firstLine="720"/>
        <w:rPr>
          <w:rFonts w:ascii="Arial" w:hAnsi="Arial" w:cs="Arial"/>
          <w:sz w:val="20"/>
          <w:szCs w:val="20"/>
        </w:rPr>
      </w:pPr>
      <w:r w:rsidRPr="000D33FB">
        <w:rPr>
          <w:rFonts w:ascii="Arial" w:hAnsi="Arial" w:cs="Arial"/>
          <w:sz w:val="20"/>
          <w:szCs w:val="20"/>
        </w:rPr>
        <w:t xml:space="preserve">else </w:t>
      </w:r>
    </w:p>
    <w:p w14:paraId="3471F1FA" w14:textId="77777777" w:rsidR="000D33FB" w:rsidRDefault="000D33FB" w:rsidP="000D33FB">
      <w:pPr>
        <w:spacing w:line="240" w:lineRule="auto"/>
        <w:ind w:left="1440" w:firstLine="720"/>
        <w:rPr>
          <w:rFonts w:ascii="Arial" w:hAnsi="Arial" w:cs="Arial"/>
          <w:sz w:val="20"/>
          <w:szCs w:val="20"/>
        </w:rPr>
      </w:pPr>
      <w:r w:rsidRPr="000D33FB">
        <w:rPr>
          <w:rFonts w:ascii="Arial" w:hAnsi="Arial" w:cs="Arial"/>
          <w:sz w:val="20"/>
          <w:szCs w:val="20"/>
        </w:rPr>
        <w:t xml:space="preserve">System.out.println("FILE IS EMPTY"); </w:t>
      </w:r>
    </w:p>
    <w:p w14:paraId="0BF05944" w14:textId="77777777" w:rsidR="000D33FB" w:rsidRDefault="000D33FB" w:rsidP="000D33FB">
      <w:pPr>
        <w:spacing w:line="240" w:lineRule="auto"/>
        <w:ind w:firstLine="720"/>
        <w:rPr>
          <w:rFonts w:ascii="Arial" w:hAnsi="Arial" w:cs="Arial"/>
          <w:sz w:val="20"/>
          <w:szCs w:val="20"/>
        </w:rPr>
      </w:pPr>
      <w:r w:rsidRPr="000D33FB">
        <w:rPr>
          <w:rFonts w:ascii="Arial" w:hAnsi="Arial" w:cs="Arial"/>
          <w:sz w:val="20"/>
          <w:szCs w:val="20"/>
        </w:rPr>
        <w:t xml:space="preserve">} </w:t>
      </w:r>
    </w:p>
    <w:p w14:paraId="0FE3F42E" w14:textId="77777777" w:rsidR="000D33FB" w:rsidRDefault="000D33FB" w:rsidP="000D33FB">
      <w:pPr>
        <w:spacing w:line="240" w:lineRule="auto"/>
        <w:rPr>
          <w:rFonts w:ascii="Arial" w:hAnsi="Arial" w:cs="Arial"/>
          <w:sz w:val="20"/>
          <w:szCs w:val="20"/>
        </w:rPr>
      </w:pPr>
      <w:r w:rsidRPr="000D33FB">
        <w:rPr>
          <w:rFonts w:ascii="Arial" w:hAnsi="Arial" w:cs="Arial"/>
          <w:sz w:val="20"/>
          <w:szCs w:val="20"/>
        </w:rPr>
        <w:t xml:space="preserve">} </w:t>
      </w:r>
    </w:p>
    <w:p w14:paraId="3288155E" w14:textId="371B476D" w:rsidR="000D33FB" w:rsidRDefault="000D33FB" w:rsidP="000D33FB">
      <w:pPr>
        <w:spacing w:line="240" w:lineRule="auto"/>
        <w:rPr>
          <w:rFonts w:ascii="Arial" w:hAnsi="Arial" w:cs="Arial"/>
          <w:sz w:val="20"/>
          <w:szCs w:val="20"/>
        </w:rPr>
      </w:pPr>
      <w:r w:rsidRPr="000D33FB">
        <w:rPr>
          <w:rFonts w:ascii="Arial" w:hAnsi="Arial" w:cs="Arial"/>
          <w:sz w:val="20"/>
          <w:szCs w:val="20"/>
        </w:rPr>
        <w:t>OUTPUT:</w:t>
      </w:r>
    </w:p>
    <w:p w14:paraId="2C8FFBB6" w14:textId="2F7ACC8F" w:rsidR="000D33FB" w:rsidRDefault="000D33FB" w:rsidP="000D33FB">
      <w:pPr>
        <w:spacing w:line="240" w:lineRule="auto"/>
        <w:rPr>
          <w:rFonts w:ascii="Arial" w:hAnsi="Arial" w:cs="Arial"/>
          <w:sz w:val="20"/>
          <w:szCs w:val="20"/>
        </w:rPr>
      </w:pPr>
      <w:r w:rsidRPr="000D33FB">
        <w:rPr>
          <w:rFonts w:ascii="Arial" w:hAnsi="Arial" w:cs="Arial"/>
          <w:noProof/>
          <w:sz w:val="20"/>
          <w:szCs w:val="20"/>
        </w:rPr>
        <w:drawing>
          <wp:inline distT="0" distB="0" distL="0" distR="0" wp14:anchorId="1DF2B418" wp14:editId="62EC0112">
            <wp:extent cx="3377027" cy="142494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3403070" cy="1435929"/>
                    </a:xfrm>
                    <a:prstGeom prst="rect">
                      <a:avLst/>
                    </a:prstGeom>
                  </pic:spPr>
                </pic:pic>
              </a:graphicData>
            </a:graphic>
          </wp:inline>
        </w:drawing>
      </w:r>
    </w:p>
    <w:p w14:paraId="15066357" w14:textId="12B1630D" w:rsidR="000D33FB" w:rsidRDefault="000D33FB" w:rsidP="000D33FB">
      <w:pPr>
        <w:spacing w:line="240" w:lineRule="auto"/>
        <w:rPr>
          <w:rFonts w:ascii="Arial" w:hAnsi="Arial" w:cs="Arial"/>
          <w:sz w:val="20"/>
          <w:szCs w:val="20"/>
        </w:rPr>
      </w:pPr>
      <w:r w:rsidRPr="000D33FB">
        <w:rPr>
          <w:rFonts w:ascii="Arial" w:hAnsi="Arial" w:cs="Arial"/>
          <w:noProof/>
          <w:sz w:val="20"/>
          <w:szCs w:val="20"/>
        </w:rPr>
        <w:drawing>
          <wp:inline distT="0" distB="0" distL="0" distR="0" wp14:anchorId="5A19FBED" wp14:editId="7DCE7B6F">
            <wp:extent cx="3627465" cy="231076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3639888" cy="2318679"/>
                    </a:xfrm>
                    <a:prstGeom prst="rect">
                      <a:avLst/>
                    </a:prstGeom>
                  </pic:spPr>
                </pic:pic>
              </a:graphicData>
            </a:graphic>
          </wp:inline>
        </w:drawing>
      </w:r>
    </w:p>
    <w:p w14:paraId="15D00EFF" w14:textId="77777777" w:rsidR="00814FDD" w:rsidRDefault="00814FDD" w:rsidP="000D33FB">
      <w:pPr>
        <w:spacing w:line="240" w:lineRule="auto"/>
        <w:rPr>
          <w:rFonts w:ascii="Arial" w:hAnsi="Arial" w:cs="Arial"/>
          <w:sz w:val="20"/>
          <w:szCs w:val="20"/>
        </w:rPr>
      </w:pPr>
      <w:r w:rsidRPr="00814FDD">
        <w:rPr>
          <w:rFonts w:ascii="Arial" w:hAnsi="Arial" w:cs="Arial"/>
          <w:b/>
          <w:bCs/>
          <w:sz w:val="20"/>
          <w:szCs w:val="20"/>
        </w:rPr>
        <w:t>Note</w:t>
      </w:r>
      <w:r w:rsidRPr="00814FDD">
        <w:rPr>
          <w:rFonts w:ascii="Arial" w:hAnsi="Arial" w:cs="Arial"/>
          <w:sz w:val="20"/>
          <w:szCs w:val="20"/>
        </w:rPr>
        <w:t xml:space="preserve">: </w:t>
      </w:r>
    </w:p>
    <w:p w14:paraId="36DDB724" w14:textId="77777777" w:rsidR="00814FDD" w:rsidRDefault="00814FDD" w:rsidP="000D33FB">
      <w:pPr>
        <w:spacing w:line="240" w:lineRule="auto"/>
        <w:rPr>
          <w:rFonts w:ascii="Arial" w:hAnsi="Arial" w:cs="Arial"/>
          <w:sz w:val="20"/>
          <w:szCs w:val="20"/>
        </w:rPr>
      </w:pPr>
      <w:r w:rsidRPr="00814FDD">
        <w:rPr>
          <w:rFonts w:ascii="Arial" w:hAnsi="Arial" w:cs="Arial"/>
          <w:sz w:val="20"/>
          <w:szCs w:val="20"/>
        </w:rPr>
        <w:t xml:space="preserve">Create two different files Client.java and Server.java. Follow the steps given: </w:t>
      </w:r>
    </w:p>
    <w:p w14:paraId="71A78FE3" w14:textId="77777777" w:rsidR="00814FDD" w:rsidRDefault="00814FDD" w:rsidP="000D33FB">
      <w:pPr>
        <w:spacing w:line="240" w:lineRule="auto"/>
        <w:rPr>
          <w:rFonts w:ascii="Arial" w:hAnsi="Arial" w:cs="Arial"/>
          <w:sz w:val="20"/>
          <w:szCs w:val="20"/>
        </w:rPr>
      </w:pPr>
      <w:r w:rsidRPr="00814FDD">
        <w:rPr>
          <w:rFonts w:ascii="Arial" w:hAnsi="Arial" w:cs="Arial"/>
          <w:sz w:val="20"/>
          <w:szCs w:val="20"/>
        </w:rPr>
        <w:t xml:space="preserve">1. Open a terminal run the server program and provide the filename to send </w:t>
      </w:r>
    </w:p>
    <w:p w14:paraId="16E13949" w14:textId="77777777" w:rsidR="00814FDD" w:rsidRDefault="00814FDD" w:rsidP="000D33FB">
      <w:pPr>
        <w:spacing w:line="240" w:lineRule="auto"/>
        <w:rPr>
          <w:rFonts w:ascii="Arial" w:hAnsi="Arial" w:cs="Arial"/>
          <w:sz w:val="20"/>
          <w:szCs w:val="20"/>
        </w:rPr>
      </w:pPr>
      <w:r w:rsidRPr="00814FDD">
        <w:rPr>
          <w:rFonts w:ascii="Arial" w:hAnsi="Arial" w:cs="Arial"/>
          <w:sz w:val="20"/>
          <w:szCs w:val="20"/>
        </w:rPr>
        <w:t xml:space="preserve">2. Open one more terminal run the client program and provide the IP address of the server. We can give localhost address “127.0.0.1” as it is running on same machine or give the IP address of the machine. </w:t>
      </w:r>
    </w:p>
    <w:p w14:paraId="3CAC005E" w14:textId="77777777" w:rsidR="00814FDD" w:rsidRDefault="00814FDD" w:rsidP="000D33FB">
      <w:pPr>
        <w:spacing w:line="240" w:lineRule="auto"/>
        <w:rPr>
          <w:rFonts w:ascii="Arial" w:hAnsi="Arial" w:cs="Arial"/>
          <w:sz w:val="20"/>
          <w:szCs w:val="20"/>
        </w:rPr>
      </w:pPr>
      <w:r w:rsidRPr="00814FDD">
        <w:rPr>
          <w:rFonts w:ascii="Arial" w:hAnsi="Arial" w:cs="Arial"/>
          <w:sz w:val="20"/>
          <w:szCs w:val="20"/>
        </w:rPr>
        <w:t xml:space="preserve">3. Send any start bit to start sending file. </w:t>
      </w:r>
    </w:p>
    <w:p w14:paraId="3A31A5AA" w14:textId="595F6B80" w:rsidR="00814FDD" w:rsidRPr="00814FDD" w:rsidRDefault="00814FDD" w:rsidP="00814FDD">
      <w:pPr>
        <w:spacing w:line="240" w:lineRule="auto"/>
        <w:ind w:left="284" w:hanging="284"/>
        <w:rPr>
          <w:rFonts w:ascii="Arial" w:hAnsi="Arial" w:cs="Arial"/>
          <w:sz w:val="20"/>
          <w:szCs w:val="20"/>
        </w:rPr>
      </w:pPr>
      <w:r w:rsidRPr="00814FDD">
        <w:rPr>
          <w:rFonts w:ascii="Arial" w:hAnsi="Arial" w:cs="Arial"/>
          <w:sz w:val="20"/>
          <w:szCs w:val="20"/>
        </w:rPr>
        <w:t>4. Refer https://www.tutorialspoint.com/java/java_networking.htm for all the parameters, methods description in socket communication.</w:t>
      </w:r>
    </w:p>
    <w:p w14:paraId="2805D82F" w14:textId="77777777" w:rsidR="00814FDD" w:rsidRDefault="00814FDD" w:rsidP="000D33FB">
      <w:pPr>
        <w:spacing w:line="240" w:lineRule="auto"/>
        <w:rPr>
          <w:rFonts w:ascii="Arial" w:hAnsi="Arial" w:cs="Arial"/>
          <w:sz w:val="20"/>
          <w:szCs w:val="20"/>
        </w:rPr>
      </w:pPr>
    </w:p>
    <w:p w14:paraId="479F5BFE" w14:textId="77777777" w:rsidR="000D33FB" w:rsidRPr="000D33FB" w:rsidRDefault="000D33FB" w:rsidP="000D33FB">
      <w:pPr>
        <w:spacing w:line="240" w:lineRule="auto"/>
        <w:rPr>
          <w:rFonts w:ascii="Arial" w:hAnsi="Arial" w:cs="Arial"/>
          <w:sz w:val="20"/>
          <w:szCs w:val="20"/>
        </w:rPr>
      </w:pPr>
    </w:p>
    <w:p w14:paraId="0714A0B4" w14:textId="3D65DA47" w:rsidR="0046041B" w:rsidRDefault="0046041B" w:rsidP="00C40D21">
      <w:pPr>
        <w:spacing w:line="240" w:lineRule="auto"/>
      </w:pPr>
    </w:p>
    <w:p w14:paraId="0773BB2D" w14:textId="7DE0579B" w:rsidR="0046041B" w:rsidRDefault="0046041B" w:rsidP="00C40D21">
      <w:pPr>
        <w:spacing w:line="240" w:lineRule="auto"/>
      </w:pPr>
    </w:p>
    <w:p w14:paraId="228DC03C" w14:textId="33147911" w:rsidR="0046041B" w:rsidRDefault="0046041B" w:rsidP="00C40D21">
      <w:pPr>
        <w:spacing w:line="240" w:lineRule="auto"/>
      </w:pPr>
    </w:p>
    <w:p w14:paraId="33754EA7" w14:textId="36572F77" w:rsidR="0046041B" w:rsidRDefault="0046041B" w:rsidP="00C40D21">
      <w:pPr>
        <w:spacing w:line="240" w:lineRule="auto"/>
      </w:pPr>
    </w:p>
    <w:p w14:paraId="49C4B70E" w14:textId="1AAF7139" w:rsidR="0046041B" w:rsidRDefault="0046041B" w:rsidP="00C40D21">
      <w:pPr>
        <w:spacing w:line="240" w:lineRule="auto"/>
      </w:pPr>
    </w:p>
    <w:p w14:paraId="57976914" w14:textId="77777777" w:rsidR="0046041B" w:rsidRPr="001746EA" w:rsidRDefault="0046041B" w:rsidP="00C40D21">
      <w:pPr>
        <w:spacing w:line="240" w:lineRule="auto"/>
        <w:rPr>
          <w:rFonts w:ascii="Times New Roman" w:hAnsi="Times New Roman" w:cs="Times New Roman"/>
          <w:color w:val="333333"/>
          <w:sz w:val="24"/>
          <w:szCs w:val="24"/>
          <w:shd w:val="clear" w:color="auto" w:fill="FFFFFF"/>
        </w:rPr>
      </w:pPr>
    </w:p>
    <w:p w14:paraId="3CE81912" w14:textId="63F773F5" w:rsidR="00C40D21" w:rsidRDefault="00C40D21" w:rsidP="00C40D21">
      <w:pPr>
        <w:spacing w:line="240" w:lineRule="auto"/>
        <w:rPr>
          <w:rFonts w:ascii="Times New Roman" w:hAnsi="Times New Roman" w:cs="Times New Roman"/>
          <w:color w:val="000000" w:themeColor="text1"/>
          <w:sz w:val="32"/>
          <w:szCs w:val="32"/>
          <w:shd w:val="clear" w:color="auto" w:fill="FFFFFF"/>
        </w:rPr>
      </w:pPr>
    </w:p>
    <w:p w14:paraId="27285825" w14:textId="51CA4A9F" w:rsidR="007C0372" w:rsidRDefault="007C0372" w:rsidP="00C40D21">
      <w:pPr>
        <w:spacing w:line="240" w:lineRule="auto"/>
        <w:rPr>
          <w:rFonts w:ascii="Times New Roman" w:hAnsi="Times New Roman" w:cs="Times New Roman"/>
          <w:color w:val="000000" w:themeColor="text1"/>
          <w:sz w:val="32"/>
          <w:szCs w:val="32"/>
          <w:shd w:val="clear" w:color="auto" w:fill="FFFFFF"/>
        </w:rPr>
      </w:pPr>
    </w:p>
    <w:p w14:paraId="589DA507" w14:textId="32D0F3A2" w:rsidR="007C0372" w:rsidRDefault="007C0372" w:rsidP="00C40D21">
      <w:pPr>
        <w:spacing w:line="240" w:lineRule="auto"/>
        <w:rPr>
          <w:rFonts w:ascii="Times New Roman" w:hAnsi="Times New Roman" w:cs="Times New Roman"/>
          <w:color w:val="000000" w:themeColor="text1"/>
          <w:sz w:val="32"/>
          <w:szCs w:val="32"/>
          <w:shd w:val="clear" w:color="auto" w:fill="FFFFFF"/>
        </w:rPr>
      </w:pPr>
    </w:p>
    <w:p w14:paraId="151F4B85" w14:textId="77777777" w:rsidR="007C0372" w:rsidRDefault="007C0372" w:rsidP="00C40D21">
      <w:pPr>
        <w:spacing w:line="240" w:lineRule="auto"/>
        <w:rPr>
          <w:rFonts w:ascii="Times New Roman" w:hAnsi="Times New Roman" w:cs="Times New Roman"/>
          <w:color w:val="000000" w:themeColor="text1"/>
          <w:sz w:val="32"/>
          <w:szCs w:val="32"/>
          <w:shd w:val="clear" w:color="auto" w:fill="FFFFFF"/>
        </w:rPr>
      </w:pPr>
    </w:p>
    <w:p w14:paraId="2F1693BE" w14:textId="77777777" w:rsidR="00C40D21" w:rsidRDefault="00C40D21" w:rsidP="00C40D21">
      <w:pPr>
        <w:spacing w:line="240" w:lineRule="auto"/>
        <w:rPr>
          <w:rFonts w:ascii="Times New Roman" w:hAnsi="Times New Roman" w:cs="Times New Roman"/>
          <w:color w:val="000000" w:themeColor="text1"/>
          <w:sz w:val="32"/>
          <w:szCs w:val="32"/>
          <w:shd w:val="clear" w:color="auto" w:fill="FFFFFF"/>
        </w:rPr>
      </w:pPr>
    </w:p>
    <w:p w14:paraId="102EAF73" w14:textId="77777777" w:rsidR="00C40D21" w:rsidRDefault="00C40D21" w:rsidP="00C40D21">
      <w:pPr>
        <w:spacing w:line="240" w:lineRule="auto"/>
        <w:rPr>
          <w:rFonts w:ascii="Times New Roman" w:hAnsi="Times New Roman" w:cs="Times New Roman"/>
          <w:color w:val="000000" w:themeColor="text1"/>
          <w:sz w:val="32"/>
          <w:szCs w:val="32"/>
          <w:shd w:val="clear" w:color="auto" w:fill="FFFFFF"/>
        </w:rPr>
      </w:pPr>
    </w:p>
    <w:p w14:paraId="4ACBFE9B"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10. Write a program on datagram socket for client/server to display the messages on client side, typed at the server side.</w:t>
      </w:r>
    </w:p>
    <w:p w14:paraId="0EF36970" w14:textId="77777777" w:rsidR="00C40D21" w:rsidRPr="007A492F" w:rsidRDefault="00C40D21" w:rsidP="007A492F">
      <w:pPr>
        <w:autoSpaceDE w:val="0"/>
        <w:autoSpaceDN w:val="0"/>
        <w:adjustRightInd w:val="0"/>
        <w:spacing w:after="120" w:line="240" w:lineRule="auto"/>
        <w:jc w:val="both"/>
        <w:rPr>
          <w:rFonts w:ascii="Times New Roman" w:hAnsi="Times New Roman" w:cs="Times New Roman"/>
          <w:sz w:val="24"/>
          <w:szCs w:val="24"/>
        </w:rPr>
      </w:pPr>
      <w:r w:rsidRPr="007A492F">
        <w:rPr>
          <w:rFonts w:ascii="Times New Roman" w:hAnsi="Times New Roman" w:cs="Times New Roman"/>
          <w:sz w:val="24"/>
          <w:szCs w:val="24"/>
        </w:rPr>
        <w:t xml:space="preserve">A datagram socket is the one for sending or receiving point for a packet delivery service. Each packet sent or received on a datagram socket is individually addressed and routed. Multiple packets sent from one machine to another may be routed differently, and may arrive in any order. </w:t>
      </w:r>
    </w:p>
    <w:p w14:paraId="2B209B18" w14:textId="77777777" w:rsidR="00C40D21" w:rsidRPr="007A492F" w:rsidRDefault="00C40D21" w:rsidP="007A492F">
      <w:pPr>
        <w:autoSpaceDE w:val="0"/>
        <w:autoSpaceDN w:val="0"/>
        <w:adjustRightInd w:val="0"/>
        <w:spacing w:after="120" w:line="240" w:lineRule="auto"/>
        <w:jc w:val="both"/>
        <w:rPr>
          <w:rFonts w:ascii="Times New Roman" w:hAnsi="Times New Roman" w:cs="Times New Roman"/>
          <w:sz w:val="24"/>
          <w:szCs w:val="24"/>
        </w:rPr>
      </w:pPr>
      <w:r w:rsidRPr="007A492F">
        <w:rPr>
          <w:rFonts w:ascii="Times New Roman" w:hAnsi="Times New Roman" w:cs="Times New Roman"/>
          <w:sz w:val="24"/>
          <w:szCs w:val="24"/>
        </w:rPr>
        <w:tab/>
        <w:t xml:space="preserve">One of the examples where UDP is preferred over TCP is the live coverage of TV channels. In this aspect, we want to transmit as many frames to live audience as possible not worrying about the loss of one or two frames. TCP being a reliable protocol add its own overhead while transmission. </w:t>
      </w:r>
    </w:p>
    <w:p w14:paraId="1CEAC468" w14:textId="77777777" w:rsidR="00C40D21" w:rsidRPr="007A492F" w:rsidRDefault="00C40D21" w:rsidP="007A492F">
      <w:pPr>
        <w:autoSpaceDE w:val="0"/>
        <w:autoSpaceDN w:val="0"/>
        <w:adjustRightInd w:val="0"/>
        <w:spacing w:after="120" w:line="240" w:lineRule="auto"/>
        <w:ind w:firstLine="720"/>
        <w:jc w:val="both"/>
        <w:rPr>
          <w:rFonts w:ascii="Times New Roman" w:hAnsi="Times New Roman" w:cs="Times New Roman"/>
          <w:sz w:val="24"/>
          <w:szCs w:val="24"/>
        </w:rPr>
      </w:pPr>
      <w:r w:rsidRPr="007A492F">
        <w:rPr>
          <w:rFonts w:ascii="Times New Roman" w:hAnsi="Times New Roman" w:cs="Times New Roman"/>
          <w:sz w:val="24"/>
          <w:szCs w:val="24"/>
        </w:rPr>
        <w:t>Datagram packets are used to implement a connectionless packet delivery service supported by the UDP protocol. Each message is transferred from source machine to destination based on information contained within that packet. That means, each packet needs to have destination address and each packet might be routed differently, and might arrive in any order. Packet delivery is not guaranteed.</w:t>
      </w:r>
    </w:p>
    <w:p w14:paraId="757D97B4" w14:textId="77777777" w:rsidR="00C40D21" w:rsidRPr="007A492F" w:rsidRDefault="00C40D21" w:rsidP="007A492F">
      <w:pPr>
        <w:autoSpaceDE w:val="0"/>
        <w:autoSpaceDN w:val="0"/>
        <w:adjustRightInd w:val="0"/>
        <w:spacing w:after="120" w:line="240" w:lineRule="auto"/>
        <w:jc w:val="both"/>
        <w:rPr>
          <w:rFonts w:ascii="Times New Roman" w:hAnsi="Times New Roman" w:cs="Times New Roman"/>
          <w:sz w:val="24"/>
          <w:szCs w:val="24"/>
        </w:rPr>
      </w:pPr>
      <w:r w:rsidRPr="007A492F">
        <w:rPr>
          <w:rFonts w:ascii="Times New Roman" w:hAnsi="Times New Roman" w:cs="Times New Roman"/>
          <w:noProof/>
          <w:sz w:val="24"/>
          <w:szCs w:val="24"/>
          <w:lang w:val="en-IN" w:eastAsia="en-IN"/>
        </w:rPr>
        <w:drawing>
          <wp:inline distT="0" distB="0" distL="0" distR="0" wp14:anchorId="66F20805" wp14:editId="6E2AA82B">
            <wp:extent cx="3962400" cy="374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374650"/>
                    </a:xfrm>
                    <a:prstGeom prst="rect">
                      <a:avLst/>
                    </a:prstGeom>
                    <a:noFill/>
                    <a:ln>
                      <a:noFill/>
                    </a:ln>
                  </pic:spPr>
                </pic:pic>
              </a:graphicData>
            </a:graphic>
          </wp:inline>
        </w:drawing>
      </w:r>
    </w:p>
    <w:p w14:paraId="6E31D0FE" w14:textId="77777777" w:rsidR="00C40D21" w:rsidRPr="007A492F" w:rsidRDefault="00C40D21" w:rsidP="007A492F">
      <w:pPr>
        <w:pStyle w:val="Default"/>
        <w:spacing w:after="120"/>
        <w:jc w:val="both"/>
      </w:pPr>
      <w:r w:rsidRPr="007A492F">
        <w:tab/>
        <w:t xml:space="preserve">Java supports datagram communication through the following classes: </w:t>
      </w:r>
    </w:p>
    <w:p w14:paraId="082BA32D" w14:textId="77777777" w:rsidR="00C40D21" w:rsidRPr="007A492F" w:rsidRDefault="00C40D21" w:rsidP="007A492F">
      <w:pPr>
        <w:pStyle w:val="Default"/>
        <w:numPr>
          <w:ilvl w:val="0"/>
          <w:numId w:val="13"/>
        </w:numPr>
        <w:spacing w:after="120"/>
        <w:ind w:left="714" w:hanging="357"/>
        <w:jc w:val="both"/>
      </w:pPr>
      <w:r w:rsidRPr="007A492F">
        <w:t xml:space="preserve">DatagramPacket </w:t>
      </w:r>
    </w:p>
    <w:p w14:paraId="0D1FB56A" w14:textId="77777777" w:rsidR="00C40D21" w:rsidRPr="007A492F" w:rsidRDefault="00C40D21" w:rsidP="007A492F">
      <w:pPr>
        <w:pStyle w:val="Default"/>
        <w:numPr>
          <w:ilvl w:val="0"/>
          <w:numId w:val="13"/>
        </w:numPr>
        <w:spacing w:after="120"/>
        <w:ind w:left="714" w:hanging="357"/>
        <w:jc w:val="both"/>
      </w:pPr>
      <w:r w:rsidRPr="007A492F">
        <w:t xml:space="preserve">DatagramSocket </w:t>
      </w:r>
    </w:p>
    <w:p w14:paraId="147F629A" w14:textId="77777777" w:rsidR="00C40D21" w:rsidRPr="007A492F" w:rsidRDefault="00C40D21" w:rsidP="007A492F">
      <w:pPr>
        <w:pStyle w:val="Default"/>
        <w:spacing w:after="120"/>
        <w:jc w:val="both"/>
      </w:pPr>
    </w:p>
    <w:p w14:paraId="75F65F2C" w14:textId="577E3108" w:rsidR="00C40D21" w:rsidRDefault="00C40D21" w:rsidP="00C40D2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public class DatagramSocket</w:t>
      </w:r>
      <w:r w:rsidR="001D42CA">
        <w:rPr>
          <w:rFonts w:ascii="Times New Roman" w:hAnsi="Times New Roman" w:cs="Times New Roman"/>
          <w:b/>
          <w:bCs/>
          <w:sz w:val="24"/>
          <w:szCs w:val="24"/>
        </w:rPr>
        <w:t>()</w:t>
      </w:r>
    </w:p>
    <w:p w14:paraId="07AE01CA" w14:textId="77777777" w:rsidR="00C40D21" w:rsidRPr="0001476E" w:rsidRDefault="00C40D21" w:rsidP="00C40D21">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This class represents a socket for sending and receiving datagram packets. A datagram socket is the sending or receiving point for a packet delivery service. Each packet sent or received on a datagram socket is individually addressed and routed. Multiple packets sent from one machine to another may be routed differently, and may arrive in any order.</w:t>
      </w:r>
    </w:p>
    <w:p w14:paraId="39875DF4" w14:textId="77777777" w:rsidR="00C40D21" w:rsidRPr="0001476E" w:rsidRDefault="00C40D21" w:rsidP="00C40D21">
      <w:pPr>
        <w:pStyle w:val="Default"/>
        <w:spacing w:after="60"/>
        <w:jc w:val="both"/>
      </w:pPr>
      <w:r w:rsidRPr="0001476E">
        <w:t xml:space="preserve">The class DatagramPacket contains several constructors that can be used for creating packet object. One of them is: DatagramPacket(byte[] buf, int length, InetAddress address, int port); </w:t>
      </w:r>
    </w:p>
    <w:p w14:paraId="192C1CA1" w14:textId="77777777" w:rsidR="00C40D21" w:rsidRPr="0001476E" w:rsidRDefault="00C40D21" w:rsidP="00C40D21">
      <w:pPr>
        <w:pStyle w:val="Default"/>
        <w:spacing w:after="60"/>
        <w:jc w:val="both"/>
      </w:pPr>
      <w:r w:rsidRPr="0001476E">
        <w:t xml:space="preserve">This constructor is used for creating a datagram packet for sending packets of length length to the specified port number on the specified host. The message to be transmitted is indicated in the first argument. The key methods of DatagramPacket class are: </w:t>
      </w:r>
    </w:p>
    <w:p w14:paraId="4C530ECD" w14:textId="77777777" w:rsidR="00C40D21" w:rsidRPr="0001476E" w:rsidRDefault="00C40D21" w:rsidP="00C40D21">
      <w:pPr>
        <w:pStyle w:val="Default"/>
        <w:numPr>
          <w:ilvl w:val="0"/>
          <w:numId w:val="14"/>
        </w:numPr>
        <w:spacing w:after="60"/>
        <w:jc w:val="both"/>
      </w:pPr>
      <w:r w:rsidRPr="0001476E">
        <w:t xml:space="preserve">byte[] getData() - Returns the data buffer. </w:t>
      </w:r>
    </w:p>
    <w:p w14:paraId="296B9ECC" w14:textId="77777777" w:rsidR="00C40D21" w:rsidRPr="0001476E" w:rsidRDefault="00C40D21" w:rsidP="00C40D21">
      <w:pPr>
        <w:pStyle w:val="Default"/>
        <w:numPr>
          <w:ilvl w:val="0"/>
          <w:numId w:val="14"/>
        </w:numPr>
        <w:spacing w:after="60"/>
        <w:jc w:val="both"/>
      </w:pPr>
      <w:r w:rsidRPr="0001476E">
        <w:t xml:space="preserve">int getLength() - Returns the length of the data to be sent or the length of the data received. </w:t>
      </w:r>
    </w:p>
    <w:p w14:paraId="20B7C729" w14:textId="77777777" w:rsidR="00C40D21" w:rsidRPr="0001476E" w:rsidRDefault="00C40D21" w:rsidP="00C40D21">
      <w:pPr>
        <w:pStyle w:val="Default"/>
        <w:numPr>
          <w:ilvl w:val="0"/>
          <w:numId w:val="14"/>
        </w:numPr>
        <w:spacing w:after="60"/>
        <w:jc w:val="both"/>
      </w:pPr>
      <w:r w:rsidRPr="0001476E">
        <w:t xml:space="preserve">void setData(byte[] buf) - Sets the data buffer for this packet. </w:t>
      </w:r>
    </w:p>
    <w:p w14:paraId="45603B92" w14:textId="77777777" w:rsidR="00C40D21" w:rsidRPr="0001476E" w:rsidRDefault="00C40D21" w:rsidP="00C40D21">
      <w:pPr>
        <w:pStyle w:val="Default"/>
        <w:numPr>
          <w:ilvl w:val="0"/>
          <w:numId w:val="14"/>
        </w:numPr>
        <w:jc w:val="both"/>
      </w:pPr>
      <w:r w:rsidRPr="0001476E">
        <w:t xml:space="preserve">void setLength(int length) - Sets the length for this packet. </w:t>
      </w:r>
    </w:p>
    <w:p w14:paraId="17DA3B6A" w14:textId="77777777" w:rsidR="00C40D21" w:rsidRPr="0001476E" w:rsidRDefault="00C40D21" w:rsidP="00C40D21">
      <w:pPr>
        <w:pStyle w:val="Default"/>
        <w:jc w:val="both"/>
      </w:pPr>
    </w:p>
    <w:p w14:paraId="2A261026" w14:textId="77777777" w:rsidR="00C40D21" w:rsidRPr="0001476E" w:rsidRDefault="00C40D21" w:rsidP="00C40D21">
      <w:pPr>
        <w:autoSpaceDE w:val="0"/>
        <w:autoSpaceDN w:val="0"/>
        <w:adjustRightInd w:val="0"/>
        <w:spacing w:after="60" w:line="240" w:lineRule="auto"/>
        <w:jc w:val="both"/>
        <w:rPr>
          <w:rFonts w:ascii="Times New Roman" w:hAnsi="Times New Roman" w:cs="Times New Roman"/>
          <w:sz w:val="24"/>
          <w:szCs w:val="24"/>
        </w:rPr>
      </w:pPr>
      <w:r w:rsidRPr="0001476E">
        <w:rPr>
          <w:rFonts w:ascii="Times New Roman" w:hAnsi="Times New Roman" w:cs="Times New Roman"/>
          <w:sz w:val="24"/>
          <w:szCs w:val="24"/>
        </w:rPr>
        <w:t>The class DatagramSocket supports various methods that can be used for transmitting or receiving data a datagram over the network. The two key methods are:</w:t>
      </w:r>
    </w:p>
    <w:p w14:paraId="114655F4" w14:textId="77777777" w:rsidR="00C40D21" w:rsidRPr="0001476E" w:rsidRDefault="00C40D21" w:rsidP="00C40D21">
      <w:pPr>
        <w:pStyle w:val="ListParagraph"/>
        <w:numPr>
          <w:ilvl w:val="0"/>
          <w:numId w:val="15"/>
        </w:numPr>
        <w:autoSpaceDE w:val="0"/>
        <w:autoSpaceDN w:val="0"/>
        <w:adjustRightInd w:val="0"/>
        <w:spacing w:after="6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void send(DatagramPacket p) Sends a datagram packet from this socket. </w:t>
      </w:r>
    </w:p>
    <w:p w14:paraId="525C2471" w14:textId="635AF9B4" w:rsidR="00C40D21" w:rsidRDefault="00C40D21" w:rsidP="00C40D21">
      <w:pPr>
        <w:pStyle w:val="ListParagraph"/>
        <w:numPr>
          <w:ilvl w:val="0"/>
          <w:numId w:val="15"/>
        </w:numPr>
        <w:autoSpaceDE w:val="0"/>
        <w:autoSpaceDN w:val="0"/>
        <w:adjustRightInd w:val="0"/>
        <w:spacing w:after="120" w:line="240" w:lineRule="auto"/>
        <w:ind w:left="714" w:hanging="357"/>
        <w:jc w:val="both"/>
        <w:rPr>
          <w:rFonts w:ascii="Times New Roman" w:hAnsi="Times New Roman" w:cs="Times New Roman"/>
          <w:sz w:val="24"/>
          <w:szCs w:val="24"/>
        </w:rPr>
      </w:pPr>
      <w:r w:rsidRPr="0001476E">
        <w:rPr>
          <w:rFonts w:ascii="Times New Roman" w:hAnsi="Times New Roman" w:cs="Times New Roman"/>
          <w:sz w:val="24"/>
          <w:szCs w:val="24"/>
        </w:rPr>
        <w:t xml:space="preserve">void receive(DatagramPacket p) Receives a datagram packet from this socket. </w:t>
      </w:r>
    </w:p>
    <w:p w14:paraId="5B965A4B" w14:textId="77777777" w:rsidR="0001476E" w:rsidRDefault="0001476E" w:rsidP="0001476E">
      <w:pPr>
        <w:autoSpaceDE w:val="0"/>
        <w:autoSpaceDN w:val="0"/>
        <w:adjustRightInd w:val="0"/>
        <w:spacing w:after="0" w:line="240" w:lineRule="auto"/>
        <w:jc w:val="both"/>
        <w:rPr>
          <w:rFonts w:ascii="Times New Roman" w:hAnsi="Times New Roman" w:cs="Times New Roman"/>
          <w:sz w:val="24"/>
          <w:szCs w:val="24"/>
        </w:rPr>
      </w:pPr>
      <w:r w:rsidRPr="0001476E">
        <w:rPr>
          <w:rFonts w:ascii="Times New Roman" w:hAnsi="Times New Roman" w:cs="Times New Roman"/>
          <w:b/>
          <w:bCs/>
          <w:sz w:val="24"/>
          <w:szCs w:val="24"/>
        </w:rPr>
        <w:t>DatagramSocket()</w:t>
      </w:r>
      <w:r w:rsidRPr="0001476E">
        <w:rPr>
          <w:rFonts w:ascii="Times New Roman" w:hAnsi="Times New Roman" w:cs="Times New Roman"/>
          <w:sz w:val="24"/>
          <w:szCs w:val="24"/>
        </w:rPr>
        <w:t xml:space="preserve"> </w:t>
      </w:r>
    </w:p>
    <w:p w14:paraId="038DB0EC" w14:textId="77777777" w:rsidR="0001476E"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Constructs a datagram socket and binds it to any available port on the local host machine. </w:t>
      </w:r>
    </w:p>
    <w:p w14:paraId="54B5F57A" w14:textId="77777777" w:rsidR="0001476E" w:rsidRDefault="0001476E" w:rsidP="0001476E">
      <w:pPr>
        <w:autoSpaceDE w:val="0"/>
        <w:autoSpaceDN w:val="0"/>
        <w:adjustRightInd w:val="0"/>
        <w:spacing w:after="0" w:line="240" w:lineRule="auto"/>
        <w:jc w:val="both"/>
        <w:rPr>
          <w:rFonts w:ascii="Times New Roman" w:hAnsi="Times New Roman" w:cs="Times New Roman"/>
          <w:sz w:val="24"/>
          <w:szCs w:val="24"/>
        </w:rPr>
      </w:pPr>
      <w:r w:rsidRPr="0001476E">
        <w:rPr>
          <w:rFonts w:ascii="Times New Roman" w:hAnsi="Times New Roman" w:cs="Times New Roman"/>
          <w:b/>
          <w:bCs/>
          <w:sz w:val="24"/>
          <w:szCs w:val="24"/>
        </w:rPr>
        <w:t>DatagramSocket(int port)</w:t>
      </w:r>
      <w:r w:rsidRPr="0001476E">
        <w:rPr>
          <w:rFonts w:ascii="Times New Roman" w:hAnsi="Times New Roman" w:cs="Times New Roman"/>
          <w:sz w:val="24"/>
          <w:szCs w:val="24"/>
        </w:rPr>
        <w:t xml:space="preserve"> </w:t>
      </w:r>
    </w:p>
    <w:p w14:paraId="41C2C0D7" w14:textId="77777777" w:rsidR="0001476E"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Constructs a datagram socket and binds it to the specified port on the local host machine. </w:t>
      </w:r>
    </w:p>
    <w:p w14:paraId="536BD1D8" w14:textId="77777777" w:rsidR="0001476E" w:rsidRDefault="0001476E" w:rsidP="0001476E">
      <w:pPr>
        <w:autoSpaceDE w:val="0"/>
        <w:autoSpaceDN w:val="0"/>
        <w:adjustRightInd w:val="0"/>
        <w:spacing w:after="0" w:line="240" w:lineRule="auto"/>
        <w:jc w:val="both"/>
        <w:rPr>
          <w:rFonts w:ascii="Times New Roman" w:hAnsi="Times New Roman" w:cs="Times New Roman"/>
          <w:sz w:val="24"/>
          <w:szCs w:val="24"/>
        </w:rPr>
      </w:pPr>
      <w:r w:rsidRPr="0001476E">
        <w:rPr>
          <w:rFonts w:ascii="Times New Roman" w:hAnsi="Times New Roman" w:cs="Times New Roman"/>
          <w:b/>
          <w:bCs/>
          <w:sz w:val="24"/>
          <w:szCs w:val="24"/>
        </w:rPr>
        <w:t>public void receive(DatagramPacket p) throws IOException</w:t>
      </w:r>
      <w:r w:rsidRPr="0001476E">
        <w:rPr>
          <w:rFonts w:ascii="Times New Roman" w:hAnsi="Times New Roman" w:cs="Times New Roman"/>
          <w:sz w:val="24"/>
          <w:szCs w:val="24"/>
        </w:rPr>
        <w:t xml:space="preserve"> </w:t>
      </w:r>
    </w:p>
    <w:p w14:paraId="3AB924A4" w14:textId="77777777" w:rsidR="009250CD"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Receives a datagram packet from this socket. When this method returns, the DatagramPacket's buffer is filled with the data received. The datagram packet also contains the sender's IP address, and the port number on the sender's machine. This method blocks until a datagram is received. The length field of the datagram packet object contains the length of the received message. If the message is longer than the packet's length, the message is truncated. </w:t>
      </w:r>
    </w:p>
    <w:p w14:paraId="2BC0C3F6" w14:textId="77777777" w:rsidR="009250CD" w:rsidRDefault="0001476E" w:rsidP="009250CD">
      <w:pPr>
        <w:autoSpaceDE w:val="0"/>
        <w:autoSpaceDN w:val="0"/>
        <w:adjustRightInd w:val="0"/>
        <w:spacing w:after="0" w:line="240" w:lineRule="auto"/>
        <w:jc w:val="both"/>
        <w:rPr>
          <w:rFonts w:ascii="Times New Roman" w:hAnsi="Times New Roman" w:cs="Times New Roman"/>
          <w:sz w:val="24"/>
          <w:szCs w:val="24"/>
        </w:rPr>
      </w:pPr>
      <w:r w:rsidRPr="009250CD">
        <w:rPr>
          <w:rFonts w:ascii="Times New Roman" w:hAnsi="Times New Roman" w:cs="Times New Roman"/>
          <w:b/>
          <w:bCs/>
          <w:sz w:val="24"/>
          <w:szCs w:val="24"/>
        </w:rPr>
        <w:t>Parameters</w:t>
      </w:r>
      <w:r w:rsidRPr="0001476E">
        <w:rPr>
          <w:rFonts w:ascii="Times New Roman" w:hAnsi="Times New Roman" w:cs="Times New Roman"/>
          <w:sz w:val="24"/>
          <w:szCs w:val="24"/>
        </w:rPr>
        <w:t xml:space="preserve">: </w:t>
      </w:r>
    </w:p>
    <w:p w14:paraId="009F06F8" w14:textId="77777777" w:rsidR="009250CD"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p - The DatagramPacket into which to place the incoming data. </w:t>
      </w:r>
    </w:p>
    <w:p w14:paraId="5DE12D4C" w14:textId="77777777" w:rsidR="00F72E98" w:rsidRPr="00F72E98" w:rsidRDefault="0001476E" w:rsidP="00F72E98">
      <w:pPr>
        <w:autoSpaceDE w:val="0"/>
        <w:autoSpaceDN w:val="0"/>
        <w:adjustRightInd w:val="0"/>
        <w:spacing w:after="0" w:line="240" w:lineRule="auto"/>
        <w:jc w:val="both"/>
        <w:rPr>
          <w:rFonts w:ascii="Times New Roman" w:hAnsi="Times New Roman" w:cs="Times New Roman"/>
          <w:b/>
          <w:bCs/>
          <w:sz w:val="24"/>
          <w:szCs w:val="24"/>
        </w:rPr>
      </w:pPr>
      <w:r w:rsidRPr="00F72E98">
        <w:rPr>
          <w:rFonts w:ascii="Times New Roman" w:hAnsi="Times New Roman" w:cs="Times New Roman"/>
          <w:b/>
          <w:bCs/>
          <w:sz w:val="24"/>
          <w:szCs w:val="24"/>
        </w:rPr>
        <w:t xml:space="preserve">public final class DatagramPacket </w:t>
      </w:r>
    </w:p>
    <w:p w14:paraId="64A9B950" w14:textId="77777777" w:rsidR="00F72E98"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This class represents a datagram packet. </w:t>
      </w:r>
    </w:p>
    <w:p w14:paraId="34305853" w14:textId="77777777" w:rsidR="00F72E98" w:rsidRDefault="0001476E" w:rsidP="0001476E">
      <w:pPr>
        <w:autoSpaceDE w:val="0"/>
        <w:autoSpaceDN w:val="0"/>
        <w:adjustRightInd w:val="0"/>
        <w:spacing w:after="120" w:line="240" w:lineRule="auto"/>
        <w:jc w:val="both"/>
        <w:rPr>
          <w:rFonts w:ascii="Times New Roman" w:hAnsi="Times New Roman" w:cs="Times New Roman"/>
          <w:sz w:val="24"/>
          <w:szCs w:val="24"/>
        </w:rPr>
      </w:pPr>
      <w:r w:rsidRPr="0001476E">
        <w:rPr>
          <w:rFonts w:ascii="Times New Roman" w:hAnsi="Times New Roman" w:cs="Times New Roman"/>
          <w:sz w:val="24"/>
          <w:szCs w:val="24"/>
        </w:rPr>
        <w:t xml:space="preserve">Datagram packets are used to implement a connectionless packet delivery service. Each message is routed from one machine to another based solely on information contained </w:t>
      </w:r>
      <w:r w:rsidRPr="00F72E98">
        <w:rPr>
          <w:rFonts w:ascii="Times New Roman" w:hAnsi="Times New Roman" w:cs="Times New Roman"/>
          <w:sz w:val="24"/>
          <w:szCs w:val="24"/>
        </w:rPr>
        <w:t>within</w:t>
      </w:r>
      <w:r w:rsidR="00F72E98" w:rsidRPr="00F72E98">
        <w:rPr>
          <w:rFonts w:ascii="Times New Roman" w:hAnsi="Times New Roman" w:cs="Times New Roman"/>
          <w:sz w:val="24"/>
          <w:szCs w:val="24"/>
        </w:rPr>
        <w:t xml:space="preserve"> that packet. Multiple packets sent from one machine to another might be routed differently, and might arrive in any order. Packet delivery is not guaranteed. </w:t>
      </w:r>
    </w:p>
    <w:p w14:paraId="03C16601" w14:textId="77777777" w:rsidR="00F72E98" w:rsidRPr="00F72E98" w:rsidRDefault="00F72E98" w:rsidP="00F72E98">
      <w:pPr>
        <w:autoSpaceDE w:val="0"/>
        <w:autoSpaceDN w:val="0"/>
        <w:adjustRightInd w:val="0"/>
        <w:spacing w:after="0" w:line="240" w:lineRule="auto"/>
        <w:jc w:val="both"/>
        <w:rPr>
          <w:rFonts w:ascii="Times New Roman" w:hAnsi="Times New Roman" w:cs="Times New Roman"/>
          <w:b/>
          <w:bCs/>
          <w:sz w:val="24"/>
          <w:szCs w:val="24"/>
        </w:rPr>
      </w:pPr>
      <w:r w:rsidRPr="00F72E98">
        <w:rPr>
          <w:rFonts w:ascii="Times New Roman" w:hAnsi="Times New Roman" w:cs="Times New Roman"/>
          <w:b/>
          <w:bCs/>
          <w:sz w:val="24"/>
          <w:szCs w:val="24"/>
        </w:rPr>
        <w:t xml:space="preserve">DatagramPacket(byte[ ] buf, int length) </w:t>
      </w:r>
    </w:p>
    <w:p w14:paraId="2EAD5854" w14:textId="77777777" w:rsidR="00F72E98" w:rsidRDefault="00F72E98" w:rsidP="0001476E">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Constructs a DatagramPacket for receiving packets of length length. </w:t>
      </w:r>
    </w:p>
    <w:p w14:paraId="54279004" w14:textId="77777777" w:rsidR="00F72E98" w:rsidRDefault="00F72E98" w:rsidP="00F72E98">
      <w:pPr>
        <w:autoSpaceDE w:val="0"/>
        <w:autoSpaceDN w:val="0"/>
        <w:adjustRightInd w:val="0"/>
        <w:spacing w:after="0" w:line="240" w:lineRule="auto"/>
        <w:jc w:val="both"/>
        <w:rPr>
          <w:rFonts w:ascii="Times New Roman" w:hAnsi="Times New Roman" w:cs="Times New Roman"/>
          <w:sz w:val="24"/>
          <w:szCs w:val="24"/>
        </w:rPr>
      </w:pPr>
      <w:r w:rsidRPr="00F72E98">
        <w:rPr>
          <w:rFonts w:ascii="Times New Roman" w:hAnsi="Times New Roman" w:cs="Times New Roman"/>
          <w:b/>
          <w:bCs/>
          <w:sz w:val="24"/>
          <w:szCs w:val="24"/>
        </w:rPr>
        <w:t>DatagramPacket(byte[] buf, int length, InetAddress address, int port)</w:t>
      </w:r>
      <w:r w:rsidRPr="00F72E98">
        <w:rPr>
          <w:rFonts w:ascii="Times New Roman" w:hAnsi="Times New Roman" w:cs="Times New Roman"/>
          <w:sz w:val="24"/>
          <w:szCs w:val="24"/>
        </w:rPr>
        <w:t xml:space="preserve"> </w:t>
      </w:r>
    </w:p>
    <w:p w14:paraId="26E2C09E" w14:textId="77777777" w:rsidR="00F72E98" w:rsidRDefault="00F72E98" w:rsidP="0001476E">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Constructs a datagram packet for sending packets of length length to the specified port number on the specified host. </w:t>
      </w:r>
    </w:p>
    <w:p w14:paraId="2FBBC6F9" w14:textId="77777777" w:rsidR="00D65039" w:rsidRDefault="00F72E98" w:rsidP="00D65039">
      <w:pPr>
        <w:autoSpaceDE w:val="0"/>
        <w:autoSpaceDN w:val="0"/>
        <w:adjustRightInd w:val="0"/>
        <w:spacing w:after="0" w:line="240" w:lineRule="auto"/>
        <w:jc w:val="both"/>
        <w:rPr>
          <w:rFonts w:ascii="Times New Roman" w:hAnsi="Times New Roman" w:cs="Times New Roman"/>
          <w:sz w:val="24"/>
          <w:szCs w:val="24"/>
        </w:rPr>
      </w:pPr>
      <w:r w:rsidRPr="00D65039">
        <w:rPr>
          <w:rFonts w:ascii="Times New Roman" w:hAnsi="Times New Roman" w:cs="Times New Roman"/>
          <w:b/>
          <w:bCs/>
          <w:sz w:val="24"/>
          <w:szCs w:val="24"/>
        </w:rPr>
        <w:t>public byte[ ] getData( )</w:t>
      </w:r>
      <w:r w:rsidRPr="00F72E98">
        <w:rPr>
          <w:rFonts w:ascii="Times New Roman" w:hAnsi="Times New Roman" w:cs="Times New Roman"/>
          <w:sz w:val="24"/>
          <w:szCs w:val="24"/>
        </w:rPr>
        <w:t xml:space="preserve"> </w:t>
      </w:r>
    </w:p>
    <w:p w14:paraId="5422F70E" w14:textId="77777777" w:rsidR="00D65039" w:rsidRDefault="00F72E98" w:rsidP="00D65039">
      <w:pPr>
        <w:autoSpaceDE w:val="0"/>
        <w:autoSpaceDN w:val="0"/>
        <w:adjustRightInd w:val="0"/>
        <w:spacing w:after="60" w:line="240" w:lineRule="auto"/>
        <w:jc w:val="both"/>
        <w:rPr>
          <w:rFonts w:ascii="Times New Roman" w:hAnsi="Times New Roman" w:cs="Times New Roman"/>
          <w:sz w:val="24"/>
          <w:szCs w:val="24"/>
        </w:rPr>
      </w:pPr>
      <w:r w:rsidRPr="00F72E98">
        <w:rPr>
          <w:rFonts w:ascii="Times New Roman" w:hAnsi="Times New Roman" w:cs="Times New Roman"/>
          <w:sz w:val="24"/>
          <w:szCs w:val="24"/>
        </w:rPr>
        <w:t>Returns the data buffer.</w:t>
      </w:r>
      <w:r w:rsidR="00D65039">
        <w:rPr>
          <w:rFonts w:ascii="Times New Roman" w:hAnsi="Times New Roman" w:cs="Times New Roman"/>
          <w:sz w:val="24"/>
          <w:szCs w:val="24"/>
        </w:rPr>
        <w:t xml:space="preserve"> </w:t>
      </w:r>
      <w:r w:rsidRPr="00F72E98">
        <w:rPr>
          <w:rFonts w:ascii="Times New Roman" w:hAnsi="Times New Roman" w:cs="Times New Roman"/>
          <w:sz w:val="24"/>
          <w:szCs w:val="24"/>
        </w:rPr>
        <w:t xml:space="preserve">The data received or the data to be sent starts from the offset in the buffer, and runs for length long. </w:t>
      </w:r>
    </w:p>
    <w:p w14:paraId="530DEF9A" w14:textId="77777777" w:rsidR="00D65039" w:rsidRDefault="00F72E98" w:rsidP="00D65039">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Returns: the buffer used to receive or send data </w:t>
      </w:r>
    </w:p>
    <w:p w14:paraId="32FFCDF9" w14:textId="77777777" w:rsidR="00D65039" w:rsidRDefault="00F72E98" w:rsidP="00D65039">
      <w:pPr>
        <w:autoSpaceDE w:val="0"/>
        <w:autoSpaceDN w:val="0"/>
        <w:adjustRightInd w:val="0"/>
        <w:spacing w:after="0" w:line="240" w:lineRule="auto"/>
        <w:jc w:val="both"/>
        <w:rPr>
          <w:rFonts w:ascii="Times New Roman" w:hAnsi="Times New Roman" w:cs="Times New Roman"/>
          <w:sz w:val="24"/>
          <w:szCs w:val="24"/>
        </w:rPr>
      </w:pPr>
      <w:r w:rsidRPr="00D65039">
        <w:rPr>
          <w:rFonts w:ascii="Times New Roman" w:hAnsi="Times New Roman" w:cs="Times New Roman"/>
          <w:b/>
          <w:bCs/>
          <w:sz w:val="24"/>
          <w:szCs w:val="24"/>
        </w:rPr>
        <w:t>String (byte[ ] bytes, int offset, int length)</w:t>
      </w:r>
      <w:r w:rsidRPr="00F72E98">
        <w:rPr>
          <w:rFonts w:ascii="Times New Roman" w:hAnsi="Times New Roman" w:cs="Times New Roman"/>
          <w:sz w:val="24"/>
          <w:szCs w:val="24"/>
        </w:rPr>
        <w:t xml:space="preserve"> </w:t>
      </w:r>
    </w:p>
    <w:p w14:paraId="214E3B99" w14:textId="77777777" w:rsidR="00D65039" w:rsidRDefault="00F72E98" w:rsidP="00D65039">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Constructs a new String by decoding the specified subarray of bytes using the platform's default charset. </w:t>
      </w:r>
    </w:p>
    <w:p w14:paraId="098F3951" w14:textId="77777777" w:rsidR="00F41D92" w:rsidRDefault="00F41D92" w:rsidP="00D65039">
      <w:pPr>
        <w:autoSpaceDE w:val="0"/>
        <w:autoSpaceDN w:val="0"/>
        <w:adjustRightInd w:val="0"/>
        <w:spacing w:after="0" w:line="240" w:lineRule="auto"/>
        <w:jc w:val="both"/>
        <w:rPr>
          <w:rFonts w:ascii="Times New Roman" w:hAnsi="Times New Roman" w:cs="Times New Roman"/>
          <w:sz w:val="24"/>
          <w:szCs w:val="24"/>
        </w:rPr>
      </w:pPr>
      <w:r w:rsidRPr="00F41D92">
        <w:rPr>
          <w:rFonts w:ascii="Times New Roman" w:hAnsi="Times New Roman" w:cs="Times New Roman"/>
          <w:b/>
          <w:bCs/>
          <w:sz w:val="24"/>
          <w:szCs w:val="24"/>
        </w:rPr>
        <w:t>p</w:t>
      </w:r>
      <w:r w:rsidR="00F72E98" w:rsidRPr="00F41D92">
        <w:rPr>
          <w:rFonts w:ascii="Times New Roman" w:hAnsi="Times New Roman" w:cs="Times New Roman"/>
          <w:b/>
          <w:bCs/>
          <w:sz w:val="24"/>
          <w:szCs w:val="24"/>
        </w:rPr>
        <w:t>ublic class InetAddress</w:t>
      </w:r>
      <w:r w:rsidR="00F72E98" w:rsidRPr="00F72E98">
        <w:rPr>
          <w:rFonts w:ascii="Times New Roman" w:hAnsi="Times New Roman" w:cs="Times New Roman"/>
          <w:sz w:val="24"/>
          <w:szCs w:val="24"/>
        </w:rPr>
        <w:t xml:space="preserve"> </w:t>
      </w:r>
    </w:p>
    <w:p w14:paraId="18090D5B" w14:textId="77777777" w:rsidR="00F41D92" w:rsidRDefault="00F72E98" w:rsidP="00D65039">
      <w:pPr>
        <w:autoSpaceDE w:val="0"/>
        <w:autoSpaceDN w:val="0"/>
        <w:adjustRightInd w:val="0"/>
        <w:spacing w:after="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This class represents an Internet Protocol (IP) address. </w:t>
      </w:r>
    </w:p>
    <w:p w14:paraId="1C4A9688" w14:textId="77777777" w:rsidR="00F41D92" w:rsidRDefault="00F72E98" w:rsidP="00F41D92">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 xml:space="preserve">An IP address is either a 32-bit or 128-bit unsigned number used by IP, a lower-level protocol on which protocols like UDP and TCP are built. </w:t>
      </w:r>
    </w:p>
    <w:p w14:paraId="56CE6ACA" w14:textId="77777777" w:rsidR="00F41D92" w:rsidRDefault="00F72E98" w:rsidP="00D65039">
      <w:pPr>
        <w:autoSpaceDE w:val="0"/>
        <w:autoSpaceDN w:val="0"/>
        <w:adjustRightInd w:val="0"/>
        <w:spacing w:after="0" w:line="240" w:lineRule="auto"/>
        <w:jc w:val="both"/>
        <w:rPr>
          <w:rFonts w:ascii="Times New Roman" w:hAnsi="Times New Roman" w:cs="Times New Roman"/>
          <w:sz w:val="24"/>
          <w:szCs w:val="24"/>
        </w:rPr>
      </w:pPr>
      <w:r w:rsidRPr="00F41D92">
        <w:rPr>
          <w:rFonts w:ascii="Times New Roman" w:hAnsi="Times New Roman" w:cs="Times New Roman"/>
          <w:b/>
          <w:bCs/>
          <w:sz w:val="24"/>
          <w:szCs w:val="24"/>
        </w:rPr>
        <w:t>public static InetAddress getByName(String host) throws UnknownHostException</w:t>
      </w:r>
      <w:r w:rsidRPr="00F72E98">
        <w:rPr>
          <w:rFonts w:ascii="Times New Roman" w:hAnsi="Times New Roman" w:cs="Times New Roman"/>
          <w:sz w:val="24"/>
          <w:szCs w:val="24"/>
        </w:rPr>
        <w:t xml:space="preserve"> </w:t>
      </w:r>
    </w:p>
    <w:p w14:paraId="342A5D49" w14:textId="78DD2481" w:rsidR="0001476E" w:rsidRPr="00F72E98" w:rsidRDefault="00F72E98" w:rsidP="00F41D92">
      <w:pPr>
        <w:autoSpaceDE w:val="0"/>
        <w:autoSpaceDN w:val="0"/>
        <w:adjustRightInd w:val="0"/>
        <w:spacing w:after="120" w:line="240" w:lineRule="auto"/>
        <w:jc w:val="both"/>
        <w:rPr>
          <w:rFonts w:ascii="Times New Roman" w:hAnsi="Times New Roman" w:cs="Times New Roman"/>
          <w:sz w:val="24"/>
          <w:szCs w:val="24"/>
        </w:rPr>
      </w:pPr>
      <w:r w:rsidRPr="00F72E98">
        <w:rPr>
          <w:rFonts w:ascii="Times New Roman" w:hAnsi="Times New Roman" w:cs="Times New Roman"/>
          <w:sz w:val="24"/>
          <w:szCs w:val="24"/>
        </w:rPr>
        <w:t>Determines the IP address of a host, given the host's name.</w:t>
      </w:r>
    </w:p>
    <w:p w14:paraId="33EEE2BC" w14:textId="77777777" w:rsidR="00C40D21" w:rsidRPr="0001476E" w:rsidRDefault="00C40D21" w:rsidP="00C40D21">
      <w:pPr>
        <w:autoSpaceDE w:val="0"/>
        <w:autoSpaceDN w:val="0"/>
        <w:adjustRightInd w:val="0"/>
        <w:spacing w:after="240" w:line="240" w:lineRule="auto"/>
        <w:jc w:val="both"/>
        <w:rPr>
          <w:rFonts w:ascii="Times New Roman" w:hAnsi="Times New Roman" w:cs="Times New Roman"/>
          <w:sz w:val="24"/>
          <w:szCs w:val="24"/>
        </w:rPr>
      </w:pPr>
      <w:r w:rsidRPr="0001476E">
        <w:rPr>
          <w:rFonts w:ascii="Times New Roman" w:hAnsi="Times New Roman" w:cs="Times New Roman"/>
          <w:sz w:val="24"/>
          <w:szCs w:val="24"/>
        </w:rPr>
        <w:t>A simple UDP server program that waits for client’s requests and then accepts the message (datagram) and sends back the same message is given below. Of course, an extended server program can manipulate client’s messages/request and send a new message as a response.</w:t>
      </w:r>
    </w:p>
    <w:p w14:paraId="6E7D1E69" w14:textId="77777777" w:rsidR="00C40D21" w:rsidRDefault="00C40D21" w:rsidP="00C40D21">
      <w:pPr>
        <w:pStyle w:val="Default"/>
        <w:jc w:val="both"/>
        <w:rPr>
          <w:sz w:val="23"/>
          <w:szCs w:val="23"/>
        </w:rPr>
      </w:pPr>
      <w:r>
        <w:rPr>
          <w:b/>
          <w:bCs/>
          <w:sz w:val="23"/>
          <w:szCs w:val="23"/>
        </w:rPr>
        <w:t>INPUT:</w:t>
      </w:r>
    </w:p>
    <w:p w14:paraId="5104935C" w14:textId="77777777" w:rsidR="00C40D21" w:rsidRDefault="00C40D21" w:rsidP="00C40D21">
      <w:pPr>
        <w:pStyle w:val="Default"/>
        <w:jc w:val="both"/>
        <w:rPr>
          <w:sz w:val="23"/>
          <w:szCs w:val="23"/>
        </w:rPr>
      </w:pPr>
      <w:r>
        <w:rPr>
          <w:sz w:val="23"/>
          <w:szCs w:val="23"/>
        </w:rPr>
        <w:t xml:space="preserve">a) Enter the message </w:t>
      </w:r>
    </w:p>
    <w:p w14:paraId="37961BF2" w14:textId="77777777" w:rsidR="00C40D21" w:rsidRDefault="00C40D21" w:rsidP="00C40D21">
      <w:pPr>
        <w:pStyle w:val="Default"/>
        <w:jc w:val="both"/>
        <w:rPr>
          <w:sz w:val="23"/>
          <w:szCs w:val="23"/>
        </w:rPr>
      </w:pPr>
    </w:p>
    <w:p w14:paraId="14BADF7E" w14:textId="77777777" w:rsidR="00C40D21" w:rsidRDefault="00C40D21" w:rsidP="00C40D21">
      <w:pPr>
        <w:autoSpaceDE w:val="0"/>
        <w:autoSpaceDN w:val="0"/>
        <w:adjustRightInd w:val="0"/>
        <w:spacing w:after="0" w:line="240" w:lineRule="auto"/>
        <w:jc w:val="both"/>
        <w:rPr>
          <w:rFonts w:ascii="Times New Roman" w:hAnsi="Times New Roman" w:cs="Times New Roman"/>
          <w:b/>
          <w:bCs/>
          <w:sz w:val="23"/>
          <w:szCs w:val="23"/>
        </w:rPr>
      </w:pPr>
      <w:r>
        <w:rPr>
          <w:rFonts w:ascii="Times New Roman" w:hAnsi="Times New Roman" w:cs="Times New Roman"/>
          <w:b/>
          <w:bCs/>
          <w:sz w:val="23"/>
          <w:szCs w:val="23"/>
        </w:rPr>
        <w:t xml:space="preserve">EXPECTED OUTPUT </w:t>
      </w:r>
    </w:p>
    <w:p w14:paraId="601CB0AD" w14:textId="77777777" w:rsidR="00C40D21" w:rsidRDefault="00C40D21" w:rsidP="00C40D21">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 xml:space="preserve">a) Print the received message </w:t>
      </w:r>
    </w:p>
    <w:p w14:paraId="47B2B6C3"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p>
    <w:p w14:paraId="204A5CB8" w14:textId="77777777" w:rsidR="00F41D92" w:rsidRDefault="00F41D92" w:rsidP="00C40D21">
      <w:pPr>
        <w:autoSpaceDE w:val="0"/>
        <w:autoSpaceDN w:val="0"/>
        <w:adjustRightInd w:val="0"/>
        <w:spacing w:after="0" w:line="240" w:lineRule="auto"/>
        <w:rPr>
          <w:rFonts w:ascii="Times New Roman" w:hAnsi="Times New Roman" w:cs="Times New Roman"/>
          <w:b/>
          <w:bCs/>
          <w:sz w:val="24"/>
          <w:szCs w:val="24"/>
        </w:rPr>
      </w:pPr>
    </w:p>
    <w:p w14:paraId="2E1A2F7B" w14:textId="189B7E56"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3D9C56F4"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//RECEIVER</w:t>
      </w:r>
    </w:p>
    <w:p w14:paraId="31C09D3E"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java.net.*;</w:t>
      </w:r>
    </w:p>
    <w:p w14:paraId="455D1BC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DReceiver</w:t>
      </w:r>
    </w:p>
    <w:p w14:paraId="1FFE98D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053A9F97"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public static void main(String[] args) throws Exception</w:t>
      </w:r>
    </w:p>
    <w:p w14:paraId="350926C4"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t>
      </w:r>
    </w:p>
    <w:p w14:paraId="3B210EE9"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byte[] buf = new byte[1024];</w:t>
      </w:r>
    </w:p>
    <w:p w14:paraId="7E45D516"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System.out.println("Receiver");</w:t>
      </w:r>
    </w:p>
    <w:p w14:paraId="580CA207"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DatagramSocket ds = new DatagramSocket(3000);</w:t>
      </w:r>
    </w:p>
    <w:p w14:paraId="77B0DC41"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while(true)</w:t>
      </w:r>
    </w:p>
    <w:p w14:paraId="56FE912A"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t>
      </w:r>
    </w:p>
    <w:p w14:paraId="7F13D34B"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DatagramPacket dp = new DatagramPacket(buf, 1024);</w:t>
      </w:r>
    </w:p>
    <w:p w14:paraId="369DD8B0"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ds.receive(dp);</w:t>
      </w:r>
    </w:p>
    <w:p w14:paraId="608E95E7"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String msg = new String(dp.getData(), 0, dp.getLength());</w:t>
      </w:r>
    </w:p>
    <w:p w14:paraId="5919A113"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System.out.println(msg);</w:t>
      </w:r>
    </w:p>
    <w:p w14:paraId="47452DCB"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t>
      </w:r>
    </w:p>
    <w:p w14:paraId="43FAA10F"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t>
      </w:r>
    </w:p>
    <w:p w14:paraId="01018DE7"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3AD750A"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p>
    <w:p w14:paraId="206FDB39"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//SENDER</w:t>
      </w:r>
    </w:p>
    <w:p w14:paraId="7E39EFD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java.net.*;</w:t>
      </w:r>
    </w:p>
    <w:p w14:paraId="0FB2C9F0"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java.util.Scanner;</w:t>
      </w:r>
    </w:p>
    <w:p w14:paraId="58F9A852"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DSender</w:t>
      </w:r>
    </w:p>
    <w:p w14:paraId="7CBB2B1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3717211"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public static void main(String[] args) throws Exception</w:t>
      </w:r>
    </w:p>
    <w:p w14:paraId="2231C620"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t>
      </w:r>
    </w:p>
    <w:p w14:paraId="6A8A8C32"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System.out.println("Sender");</w:t>
      </w:r>
    </w:p>
    <w:p w14:paraId="60313A72"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DatagramSocket ds = new DatagramSocket();</w:t>
      </w:r>
    </w:p>
    <w:p w14:paraId="5B9C10E9"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Scanner scanner = new Scanner(System.in);</w:t>
      </w:r>
    </w:p>
    <w:p w14:paraId="0D41B142"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System.out.println("\nEnter the Message : ");</w:t>
      </w:r>
    </w:p>
    <w:p w14:paraId="2C39F90F"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while(true)</w:t>
      </w:r>
    </w:p>
    <w:p w14:paraId="4714843F"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t>
      </w:r>
    </w:p>
    <w:p w14:paraId="79224FE2"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String msg = scanner.nextLine();</w:t>
      </w:r>
    </w:p>
    <w:p w14:paraId="345F79A1"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InetAddress ip = InetAddress.getByName("127.0.0.1");</w:t>
      </w:r>
    </w:p>
    <w:p w14:paraId="4DC9D7F3"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DatagramPacket dp = new DatagramPacket(msg.getBytes(), msg.length(), ip, 3000);</w:t>
      </w:r>
    </w:p>
    <w:p w14:paraId="536E6389" w14:textId="77777777" w:rsidR="00C40D21" w:rsidRDefault="00C40D21" w:rsidP="00C40D21">
      <w:pPr>
        <w:autoSpaceDE w:val="0"/>
        <w:autoSpaceDN w:val="0"/>
        <w:adjustRightInd w:val="0"/>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ds.send(dp);</w:t>
      </w:r>
    </w:p>
    <w:p w14:paraId="4CED6BF1"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w:t>
      </w:r>
    </w:p>
    <w:p w14:paraId="4B52C8FA" w14:textId="77777777" w:rsidR="00C40D21" w:rsidRDefault="00C40D21" w:rsidP="00C40D21">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t>
      </w:r>
    </w:p>
    <w:p w14:paraId="41F5032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F86AAF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p>
    <w:p w14:paraId="1C597743"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2F40FB5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Note: Create two different files DSender.java and DReciever.java. Follow the following steps:</w:t>
      </w:r>
    </w:p>
    <w:p w14:paraId="6AF7F73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Open a terminal run the server program.</w:t>
      </w:r>
    </w:p>
    <w:p w14:paraId="45D3464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Open one more terminal run the client program, the sent message will be received.</w:t>
      </w:r>
    </w:p>
    <w:p w14:paraId="553B06A6"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noProof/>
          <w:sz w:val="28"/>
          <w:szCs w:val="28"/>
          <w:lang w:val="en-IN" w:eastAsia="en-IN"/>
        </w:rPr>
        <w:drawing>
          <wp:inline distT="0" distB="0" distL="0" distR="0" wp14:anchorId="7582593A" wp14:editId="24A5FD95">
            <wp:extent cx="664845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1714500"/>
                    </a:xfrm>
                    <a:prstGeom prst="rect">
                      <a:avLst/>
                    </a:prstGeom>
                    <a:noFill/>
                    <a:ln>
                      <a:noFill/>
                    </a:ln>
                  </pic:spPr>
                </pic:pic>
              </a:graphicData>
            </a:graphic>
          </wp:inline>
        </w:drawing>
      </w:r>
    </w:p>
    <w:p w14:paraId="547B02BE"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0E25173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FF7FA1C"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2742E44F"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C3D5FE6"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6994D30B"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0D713AB2"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BE56F24"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BE5A5EC"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741B3383"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2940E31"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14F1535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09169C14"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36E679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7D88A16E"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7DA60526"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65207D4F"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2A743F4E"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8AD53A0"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C6DF51F"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6161717D"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724BB05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CB8AA9B"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375F4B8"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F3A0CB6"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0106821B"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71B9ED11" w14:textId="5FD3D084"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BF33157" w14:textId="1BB8CB32"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1B5808EB" w14:textId="1B5AEB5A"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0A039638" w14:textId="46A69080"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7F025424" w14:textId="1762DA86"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4665FA74" w14:textId="514621AF"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0A8725D9" w14:textId="77777777" w:rsidR="00F41D92" w:rsidRDefault="00F41D92" w:rsidP="00C40D21">
      <w:pPr>
        <w:autoSpaceDE w:val="0"/>
        <w:autoSpaceDN w:val="0"/>
        <w:adjustRightInd w:val="0"/>
        <w:spacing w:after="0" w:line="240" w:lineRule="auto"/>
        <w:rPr>
          <w:rFonts w:ascii="Times New Roman" w:hAnsi="Times New Roman" w:cs="Times New Roman"/>
          <w:b/>
          <w:bCs/>
          <w:sz w:val="28"/>
          <w:szCs w:val="28"/>
        </w:rPr>
      </w:pPr>
    </w:p>
    <w:p w14:paraId="04C8AC47"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11. Write a program for simple RSA algorithm to encrypt and decrypt the data.</w:t>
      </w:r>
    </w:p>
    <w:p w14:paraId="2185CBA1" w14:textId="77777777" w:rsidR="00C40D21" w:rsidRDefault="00C40D21" w:rsidP="00C40D21">
      <w:p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RSA is an example of public key cryptography. It was developed by Rivest, Shamir and Adelman. The RSA algorithm can be used for both public key encryption and digital signatures. Its security is based on the difficulty of factoring large integers. The RSA algorithm's efficiency requires a fast method for performing the modular exponentiation operation. A less efficient, conventional method includes raising a number (the input) to a power (the secret or public key of the algorithm, denoted e and d, respectively) and taking the remainder of the division with N. A straight-forward implementation performs these two steps of the operation sequentially: first, raise it to the power and second, apply modulo. The RSA algorithm comprises of three steps, which are depicted below:</w:t>
      </w:r>
    </w:p>
    <w:p w14:paraId="24E19CEE"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Key Generation Algorithm</w:t>
      </w:r>
    </w:p>
    <w:p w14:paraId="7E4E2E3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Generate two large random primes, p and q, of approximately equal size such that their product n = p*q</w:t>
      </w:r>
    </w:p>
    <w:p w14:paraId="184F4F4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Compute n = p*q and Euler’s totient function (φ) phi(n) = (p-1)(q-1).</w:t>
      </w:r>
    </w:p>
    <w:p w14:paraId="35A0BD8B"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Choose an integer e, 1 &lt; e &lt; phi, such that gcd(e, phi) = 1.</w:t>
      </w:r>
    </w:p>
    <w:p w14:paraId="72944F2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Compute the secret exponent d, 1 &lt; d &lt; phi, such that e*d ≡ 1 (mod phi).</w:t>
      </w:r>
    </w:p>
    <w:p w14:paraId="3EADFE03" w14:textId="77777777" w:rsidR="00C40D21" w:rsidRDefault="00C40D21" w:rsidP="00C40D21">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5. The public key is (e, n) and the private key is (d, n). The values of p, q, and phi should also be kept secret.</w:t>
      </w:r>
    </w:p>
    <w:p w14:paraId="33F68764"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Encryption</w:t>
      </w:r>
    </w:p>
    <w:p w14:paraId="13B4DA0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Sender A does the following:-</w:t>
      </w:r>
    </w:p>
    <w:p w14:paraId="1C1DEC9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Using the public key (e,n)</w:t>
      </w:r>
    </w:p>
    <w:p w14:paraId="4309CB0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Represents the plaintext message as a positive integer M</w:t>
      </w:r>
    </w:p>
    <w:p w14:paraId="69BE762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Computes the cipher text C = M</w:t>
      </w:r>
      <w:r>
        <w:rPr>
          <w:rFonts w:ascii="Times New Roman" w:hAnsi="Times New Roman" w:cs="Times New Roman"/>
          <w:sz w:val="28"/>
          <w:szCs w:val="28"/>
          <w:vertAlign w:val="superscript"/>
        </w:rPr>
        <w:t>e</w:t>
      </w:r>
      <w:r>
        <w:rPr>
          <w:rFonts w:ascii="Times New Roman" w:hAnsi="Times New Roman" w:cs="Times New Roman"/>
          <w:sz w:val="16"/>
          <w:szCs w:val="16"/>
        </w:rPr>
        <w:t xml:space="preserve"> </w:t>
      </w:r>
      <w:r>
        <w:rPr>
          <w:rFonts w:ascii="Times New Roman" w:hAnsi="Times New Roman" w:cs="Times New Roman"/>
          <w:sz w:val="24"/>
          <w:szCs w:val="24"/>
        </w:rPr>
        <w:t>mod n.</w:t>
      </w:r>
    </w:p>
    <w:p w14:paraId="4AC883C0" w14:textId="77777777" w:rsidR="00C40D21" w:rsidRDefault="00C40D21" w:rsidP="00C40D21">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4. Sends the cipher text C to B (Receiver).</w:t>
      </w:r>
    </w:p>
    <w:p w14:paraId="097329B4"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Decryption</w:t>
      </w:r>
    </w:p>
    <w:p w14:paraId="2213A6C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Recipient B does the following:-</w:t>
      </w:r>
    </w:p>
    <w:p w14:paraId="66F1BF3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Uses his private key (d, n) to compute M = C</w:t>
      </w:r>
      <w:r>
        <w:rPr>
          <w:rFonts w:ascii="Times New Roman" w:hAnsi="Times New Roman" w:cs="Times New Roman"/>
          <w:sz w:val="28"/>
          <w:szCs w:val="28"/>
          <w:vertAlign w:val="superscript"/>
        </w:rPr>
        <w:t>d</w:t>
      </w:r>
      <w:r>
        <w:rPr>
          <w:rFonts w:ascii="Times New Roman" w:hAnsi="Times New Roman" w:cs="Times New Roman"/>
          <w:sz w:val="16"/>
          <w:szCs w:val="16"/>
        </w:rPr>
        <w:t xml:space="preserve"> </w:t>
      </w:r>
      <w:r>
        <w:rPr>
          <w:rFonts w:ascii="Times New Roman" w:hAnsi="Times New Roman" w:cs="Times New Roman"/>
          <w:sz w:val="24"/>
          <w:szCs w:val="24"/>
        </w:rPr>
        <w:t>mod n.</w:t>
      </w:r>
    </w:p>
    <w:p w14:paraId="634261AC" w14:textId="77777777" w:rsidR="00C40D21" w:rsidRDefault="00C40D21" w:rsidP="00C40D21">
      <w:pPr>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2. Extracts the plaintext from the integer representative m.</w:t>
      </w:r>
    </w:p>
    <w:p w14:paraId="04A9ED83" w14:textId="77777777" w:rsidR="00C40D21" w:rsidRDefault="00C40D21" w:rsidP="00C40D21">
      <w:pPr>
        <w:autoSpaceDE w:val="0"/>
        <w:autoSpaceDN w:val="0"/>
        <w:adjustRightInd w:val="0"/>
        <w:spacing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RSA is the most widely used public key algorithm. The algorithm is relatively easy to understand and implement. It has been patent free since 2000. RSA is used in security protocols such as IPSEC/IKE -IP data security, TLS/SSL -transport data security (web), PGP -email security, SSH -terminal connection security, SILC -conferencing service security. RSA gets its security from the integer factorization problem. The difficulty of factoring large numbers is the basis of security of RSA.</w:t>
      </w:r>
    </w:p>
    <w:p w14:paraId="06096EE5" w14:textId="77777777" w:rsidR="00C40D21" w:rsidRDefault="00C40D21" w:rsidP="00C40D21">
      <w:pPr>
        <w:pStyle w:val="Default"/>
        <w:rPr>
          <w:sz w:val="23"/>
          <w:szCs w:val="23"/>
        </w:rPr>
      </w:pPr>
      <w:r>
        <w:rPr>
          <w:b/>
          <w:bCs/>
          <w:sz w:val="23"/>
          <w:szCs w:val="23"/>
        </w:rPr>
        <w:t xml:space="preserve">INPUT </w:t>
      </w:r>
    </w:p>
    <w:p w14:paraId="32EFF26D" w14:textId="77777777" w:rsidR="00C40D21" w:rsidRDefault="00C40D21" w:rsidP="00C40D21">
      <w:pPr>
        <w:pStyle w:val="Default"/>
        <w:spacing w:after="120"/>
        <w:rPr>
          <w:sz w:val="23"/>
          <w:szCs w:val="23"/>
        </w:rPr>
      </w:pPr>
      <w:r>
        <w:rPr>
          <w:sz w:val="23"/>
          <w:szCs w:val="23"/>
        </w:rPr>
        <w:t xml:space="preserve">a) Enter the Message </w:t>
      </w:r>
    </w:p>
    <w:p w14:paraId="3A341205" w14:textId="77777777" w:rsidR="00C40D21" w:rsidRDefault="00C40D21" w:rsidP="00C40D21">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EXPECTED OUTPUT </w:t>
      </w:r>
    </w:p>
    <w:p w14:paraId="7AA41C29" w14:textId="77777777" w:rsidR="00C40D21" w:rsidRDefault="00C40D21" w:rsidP="00C40D21">
      <w:pPr>
        <w:pStyle w:val="ListParagraph"/>
        <w:numPr>
          <w:ilvl w:val="0"/>
          <w:numId w:val="16"/>
        </w:numPr>
        <w:autoSpaceDE w:val="0"/>
        <w:autoSpaceDN w:val="0"/>
        <w:adjustRightInd w:val="0"/>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Print the private key and public key </w:t>
      </w:r>
    </w:p>
    <w:p w14:paraId="04D942A4" w14:textId="77777777" w:rsidR="00C40D21" w:rsidRDefault="00C40D21" w:rsidP="00C40D21">
      <w:pPr>
        <w:pStyle w:val="ListParagraph"/>
        <w:numPr>
          <w:ilvl w:val="0"/>
          <w:numId w:val="16"/>
        </w:numPr>
        <w:autoSpaceDE w:val="0"/>
        <w:autoSpaceDN w:val="0"/>
        <w:adjustRightInd w:val="0"/>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Print the cipher Text </w:t>
      </w:r>
    </w:p>
    <w:p w14:paraId="1DDE36DE" w14:textId="77777777" w:rsidR="00C40D21" w:rsidRDefault="00C40D21" w:rsidP="00C40D21">
      <w:pPr>
        <w:pStyle w:val="ListParagraph"/>
        <w:numPr>
          <w:ilvl w:val="0"/>
          <w:numId w:val="16"/>
        </w:numPr>
        <w:autoSpaceDE w:val="0"/>
        <w:autoSpaceDN w:val="0"/>
        <w:adjustRightInd w:val="0"/>
        <w:spacing w:after="240" w:line="240" w:lineRule="auto"/>
        <w:jc w:val="both"/>
        <w:rPr>
          <w:rFonts w:ascii="Times New Roman" w:hAnsi="Times New Roman" w:cs="Times New Roman"/>
          <w:sz w:val="24"/>
          <w:szCs w:val="24"/>
        </w:rPr>
      </w:pPr>
      <w:r>
        <w:rPr>
          <w:rFonts w:ascii="Times New Roman" w:hAnsi="Times New Roman" w:cs="Times New Roman"/>
          <w:sz w:val="24"/>
          <w:szCs w:val="24"/>
        </w:rPr>
        <w:t>Print the plain Text</w:t>
      </w:r>
    </w:p>
    <w:p w14:paraId="70EB9958"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Example of RSA with small numbers: p = 47, q = 71, </w:t>
      </w:r>
    </w:p>
    <w:p w14:paraId="1966B5BD"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Compute n = pq = 3337 </w:t>
      </w:r>
    </w:p>
    <w:p w14:paraId="1456D560"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Compute phi = 46 * 70 = 3220 </w:t>
      </w:r>
    </w:p>
    <w:p w14:paraId="624482D0"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Let e be 79, compute d = 79</w:t>
      </w:r>
      <w:r>
        <w:rPr>
          <w:rFonts w:ascii="Times New Roman" w:hAnsi="Times New Roman" w:cs="Times New Roman"/>
          <w:sz w:val="24"/>
          <w:szCs w:val="24"/>
          <w:vertAlign w:val="superscript"/>
        </w:rPr>
        <w:t>-1</w:t>
      </w:r>
      <w:r>
        <w:rPr>
          <w:rFonts w:ascii="Times New Roman" w:hAnsi="Times New Roman" w:cs="Times New Roman"/>
          <w:sz w:val="24"/>
          <w:szCs w:val="24"/>
        </w:rPr>
        <w:t xml:space="preserve"> mod 3220 = 1019 </w:t>
      </w:r>
    </w:p>
    <w:p w14:paraId="795B5594" w14:textId="77777777" w:rsidR="00C40D21" w:rsidRDefault="00C40D21" w:rsidP="00C40D21">
      <w:p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Public key is n and e, private key d, discard p and q. </w:t>
      </w:r>
    </w:p>
    <w:p w14:paraId="3FEEFDCF"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Encrypt message m = 688, </w:t>
      </w:r>
    </w:p>
    <w:p w14:paraId="4E8BCF88" w14:textId="77777777" w:rsidR="00C40D21" w:rsidRDefault="00C40D21" w:rsidP="00C40D21">
      <w:p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c = 68879 mod 3337 = 1570. </w:t>
      </w:r>
    </w:p>
    <w:p w14:paraId="64A56C5F" w14:textId="77777777" w:rsidR="00C40D21" w:rsidRDefault="00C40D21" w:rsidP="00C40D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Decrypt message c = 1570,  </w:t>
      </w:r>
    </w:p>
    <w:p w14:paraId="393B5BCB" w14:textId="77777777" w:rsidR="00C40D21" w:rsidRDefault="00C40D21" w:rsidP="00C40D21">
      <w:pPr>
        <w:autoSpaceDE w:val="0"/>
        <w:autoSpaceDN w:val="0"/>
        <w:adjustRightInd w:val="0"/>
        <w:spacing w:after="240" w:line="240" w:lineRule="auto"/>
        <w:jc w:val="both"/>
        <w:rPr>
          <w:rFonts w:ascii="Times New Roman" w:hAnsi="Times New Roman" w:cs="Times New Roman"/>
          <w:sz w:val="24"/>
          <w:szCs w:val="24"/>
        </w:rPr>
      </w:pPr>
      <w:r>
        <w:rPr>
          <w:rFonts w:ascii="Times New Roman" w:hAnsi="Times New Roman" w:cs="Times New Roman"/>
          <w:sz w:val="24"/>
          <w:szCs w:val="24"/>
        </w:rPr>
        <w:t>m =15701019 mod 3337 = 688.</w:t>
      </w:r>
    </w:p>
    <w:p w14:paraId="353D4813"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0B02C5C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java.io.DataInputStream; </w:t>
      </w:r>
    </w:p>
    <w:p w14:paraId="0469A0E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java.io.IOException; </w:t>
      </w:r>
    </w:p>
    <w:p w14:paraId="634EC0A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java.math.BigInteger; </w:t>
      </w:r>
    </w:p>
    <w:p w14:paraId="5F42388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import java.util.Random;</w:t>
      </w:r>
    </w:p>
    <w:p w14:paraId="0A7FC680"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p>
    <w:p w14:paraId="62EED11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public class RSA </w:t>
      </w:r>
    </w:p>
    <w:p w14:paraId="7ED8998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6879E8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p; </w:t>
      </w:r>
    </w:p>
    <w:p w14:paraId="2BD94E87"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q; </w:t>
      </w:r>
    </w:p>
    <w:p w14:paraId="4AA64E5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N; </w:t>
      </w:r>
    </w:p>
    <w:p w14:paraId="6918030B"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w:t>
      </w:r>
      <w:r>
        <w:rPr>
          <w:rFonts w:ascii="Times New Roman" w:hAnsi="Times New Roman" w:cs="Times New Roman"/>
          <w:color w:val="000000"/>
          <w:sz w:val="24"/>
          <w:szCs w:val="24"/>
          <w:u w:val="single"/>
        </w:rPr>
        <w:t>phi</w:t>
      </w:r>
      <w:r>
        <w:rPr>
          <w:rFonts w:ascii="Times New Roman" w:hAnsi="Times New Roman" w:cs="Times New Roman"/>
          <w:sz w:val="24"/>
          <w:szCs w:val="24"/>
        </w:rPr>
        <w:t xml:space="preserve">; </w:t>
      </w:r>
    </w:p>
    <w:p w14:paraId="5939B9F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e; </w:t>
      </w:r>
    </w:p>
    <w:p w14:paraId="16A084C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BigInteger d; </w:t>
      </w:r>
    </w:p>
    <w:p w14:paraId="2711F79F"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w:t>
      </w:r>
      <w:r>
        <w:rPr>
          <w:rFonts w:ascii="Times New Roman" w:hAnsi="Times New Roman" w:cs="Times New Roman"/>
          <w:color w:val="000000"/>
          <w:sz w:val="24"/>
          <w:szCs w:val="24"/>
          <w:u w:val="single"/>
        </w:rPr>
        <w:t>int</w:t>
      </w:r>
      <w:r>
        <w:rPr>
          <w:rFonts w:ascii="Times New Roman" w:hAnsi="Times New Roman" w:cs="Times New Roman"/>
          <w:sz w:val="24"/>
          <w:szCs w:val="24"/>
        </w:rPr>
        <w:t xml:space="preserve"> </w:t>
      </w:r>
      <w:r>
        <w:rPr>
          <w:rFonts w:ascii="Times New Roman" w:hAnsi="Times New Roman" w:cs="Times New Roman"/>
          <w:color w:val="000000"/>
          <w:sz w:val="24"/>
          <w:szCs w:val="24"/>
          <w:u w:val="single"/>
        </w:rPr>
        <w:t>bitlength</w:t>
      </w:r>
      <w:r>
        <w:rPr>
          <w:rFonts w:ascii="Times New Roman" w:hAnsi="Times New Roman" w:cs="Times New Roman"/>
          <w:sz w:val="24"/>
          <w:szCs w:val="24"/>
        </w:rPr>
        <w:t xml:space="preserve"> = 1024; </w:t>
      </w:r>
    </w:p>
    <w:p w14:paraId="77554CE0"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private Random r; </w:t>
      </w:r>
    </w:p>
    <w:p w14:paraId="1E731D7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RSA() </w:t>
      </w:r>
    </w:p>
    <w:p w14:paraId="413E543E"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14:paraId="0F32AB9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 = new Random(); </w:t>
      </w:r>
    </w:p>
    <w:p w14:paraId="25ED63E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 = BigInteger.probablePrime(</w:t>
      </w:r>
      <w:r>
        <w:rPr>
          <w:rFonts w:ascii="Times New Roman" w:hAnsi="Times New Roman" w:cs="Times New Roman"/>
          <w:color w:val="000000"/>
          <w:sz w:val="24"/>
          <w:szCs w:val="24"/>
          <w:u w:val="single"/>
        </w:rPr>
        <w:t>bitlength</w:t>
      </w:r>
      <w:r>
        <w:rPr>
          <w:rFonts w:ascii="Times New Roman" w:hAnsi="Times New Roman" w:cs="Times New Roman"/>
          <w:sz w:val="24"/>
          <w:szCs w:val="24"/>
        </w:rPr>
        <w:t xml:space="preserve">, r); </w:t>
      </w:r>
    </w:p>
    <w:p w14:paraId="1F1E3032"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q = BigInteger.probablePrime(</w:t>
      </w:r>
      <w:r>
        <w:rPr>
          <w:rFonts w:ascii="Times New Roman" w:hAnsi="Times New Roman" w:cs="Times New Roman"/>
          <w:color w:val="000000"/>
          <w:sz w:val="24"/>
          <w:szCs w:val="24"/>
          <w:u w:val="single"/>
        </w:rPr>
        <w:t>bitlength</w:t>
      </w:r>
      <w:r>
        <w:rPr>
          <w:rFonts w:ascii="Times New Roman" w:hAnsi="Times New Roman" w:cs="Times New Roman"/>
          <w:sz w:val="24"/>
          <w:szCs w:val="24"/>
        </w:rPr>
        <w:t xml:space="preserve">, r); </w:t>
      </w:r>
    </w:p>
    <w:p w14:paraId="642BA622"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 = p.multiply(q); </w:t>
      </w:r>
    </w:p>
    <w:p w14:paraId="79915A7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color w:val="000000"/>
          <w:sz w:val="24"/>
          <w:szCs w:val="24"/>
          <w:u w:val="single"/>
        </w:rPr>
        <w:t>phi</w:t>
      </w:r>
      <w:r>
        <w:rPr>
          <w:rFonts w:ascii="Times New Roman" w:hAnsi="Times New Roman" w:cs="Times New Roman"/>
          <w:sz w:val="24"/>
          <w:szCs w:val="24"/>
        </w:rPr>
        <w:t xml:space="preserve"> = p.subtract(BigInteger.ONE).multiply(q.subtract(BigInteger.ONE)); </w:t>
      </w:r>
    </w:p>
    <w:p w14:paraId="58495C1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 = BigInteger.probablePrime(</w:t>
      </w:r>
      <w:r>
        <w:rPr>
          <w:rFonts w:ascii="Times New Roman" w:hAnsi="Times New Roman" w:cs="Times New Roman"/>
          <w:color w:val="000000"/>
          <w:sz w:val="24"/>
          <w:szCs w:val="24"/>
          <w:u w:val="single"/>
        </w:rPr>
        <w:t>bitlength</w:t>
      </w:r>
      <w:r>
        <w:rPr>
          <w:rFonts w:ascii="Times New Roman" w:hAnsi="Times New Roman" w:cs="Times New Roman"/>
          <w:sz w:val="24"/>
          <w:szCs w:val="24"/>
        </w:rPr>
        <w:t xml:space="preserve"> / 2, r); </w:t>
      </w:r>
    </w:p>
    <w:p w14:paraId="115E500C" w14:textId="45F6F0E8"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00F41D92">
        <w:rPr>
          <w:rFonts w:ascii="Times New Roman" w:hAnsi="Times New Roman" w:cs="Times New Roman"/>
          <w:sz w:val="24"/>
          <w:szCs w:val="24"/>
        </w:rPr>
        <w:t xml:space="preserve">           </w:t>
      </w:r>
      <w:r>
        <w:rPr>
          <w:rFonts w:ascii="Times New Roman" w:hAnsi="Times New Roman" w:cs="Times New Roman"/>
          <w:sz w:val="24"/>
          <w:szCs w:val="24"/>
        </w:rPr>
        <w:t>while (phi.gcd(e).compareTo(BigInteger.ONE) &gt; 0 &amp;&amp; e.compareTo(</w:t>
      </w:r>
      <w:r>
        <w:rPr>
          <w:rFonts w:ascii="Times New Roman" w:hAnsi="Times New Roman" w:cs="Times New Roman"/>
          <w:color w:val="000000"/>
          <w:sz w:val="24"/>
          <w:szCs w:val="24"/>
          <w:u w:val="single"/>
        </w:rPr>
        <w:t>phi</w:t>
      </w:r>
      <w:r>
        <w:rPr>
          <w:rFonts w:ascii="Times New Roman" w:hAnsi="Times New Roman" w:cs="Times New Roman"/>
          <w:sz w:val="24"/>
          <w:szCs w:val="24"/>
        </w:rPr>
        <w:t xml:space="preserve">) &lt; 0) </w:t>
      </w:r>
    </w:p>
    <w:p w14:paraId="6A319B9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14:paraId="0C2B221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e.add(BigInteger.ONE); </w:t>
      </w:r>
    </w:p>
    <w:p w14:paraId="6DC86ABB"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p w14:paraId="3CB36A9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 e.modInverse(</w:t>
      </w:r>
      <w:r>
        <w:rPr>
          <w:rFonts w:ascii="Times New Roman" w:hAnsi="Times New Roman" w:cs="Times New Roman"/>
          <w:color w:val="000000"/>
          <w:sz w:val="24"/>
          <w:szCs w:val="24"/>
          <w:u w:val="single"/>
        </w:rPr>
        <w:t>phi</w:t>
      </w:r>
      <w:r>
        <w:rPr>
          <w:rFonts w:ascii="Times New Roman" w:hAnsi="Times New Roman" w:cs="Times New Roman"/>
          <w:sz w:val="24"/>
          <w:szCs w:val="24"/>
        </w:rPr>
        <w:t xml:space="preserve">); </w:t>
      </w:r>
    </w:p>
    <w:p w14:paraId="4A0DEB6A"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System.out.println("public key : "+e+","+N);</w:t>
      </w:r>
    </w:p>
    <w:p w14:paraId="130D2E4F" w14:textId="77777777" w:rsidR="00C40D21" w:rsidRDefault="00C40D21" w:rsidP="00C40D21">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System.out.println("private key : "+d+","+N);</w:t>
      </w:r>
    </w:p>
    <w:p w14:paraId="7BB6364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14:paraId="7B432AA3" w14:textId="3B3246BF" w:rsidR="00C40D21" w:rsidRDefault="00C40D21" w:rsidP="00A0288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14:paraId="5AC7BA8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static void main(String[] </w:t>
      </w:r>
      <w:r>
        <w:rPr>
          <w:rFonts w:ascii="Times New Roman" w:hAnsi="Times New Roman" w:cs="Times New Roman"/>
          <w:color w:val="000000"/>
          <w:sz w:val="24"/>
          <w:szCs w:val="24"/>
          <w:u w:val="single"/>
        </w:rPr>
        <w:t>args</w:t>
      </w:r>
      <w:r>
        <w:rPr>
          <w:rFonts w:ascii="Times New Roman" w:hAnsi="Times New Roman" w:cs="Times New Roman"/>
          <w:sz w:val="24"/>
          <w:szCs w:val="24"/>
        </w:rPr>
        <w:t xml:space="preserve">) throws IOException </w:t>
      </w:r>
    </w:p>
    <w:p w14:paraId="3B4ADA7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14:paraId="41AC5E9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RSA </w:t>
      </w:r>
      <w:r>
        <w:rPr>
          <w:rFonts w:ascii="Times New Roman" w:hAnsi="Times New Roman" w:cs="Times New Roman"/>
          <w:color w:val="000000"/>
          <w:sz w:val="24"/>
          <w:szCs w:val="24"/>
          <w:u w:val="single"/>
        </w:rPr>
        <w:t>rsa</w:t>
      </w:r>
      <w:r>
        <w:rPr>
          <w:rFonts w:ascii="Times New Roman" w:hAnsi="Times New Roman" w:cs="Times New Roman"/>
          <w:sz w:val="24"/>
          <w:szCs w:val="24"/>
        </w:rPr>
        <w:t xml:space="preserve"> = new RSA(); </w:t>
      </w:r>
    </w:p>
    <w:p w14:paraId="0CB5089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DataInputStream in = new DataInputStream(System.in); </w:t>
      </w:r>
    </w:p>
    <w:p w14:paraId="181764DF"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String </w:t>
      </w:r>
      <w:r>
        <w:rPr>
          <w:rFonts w:ascii="Times New Roman" w:hAnsi="Times New Roman" w:cs="Times New Roman"/>
          <w:color w:val="000000"/>
          <w:sz w:val="24"/>
          <w:szCs w:val="24"/>
          <w:u w:val="single"/>
        </w:rPr>
        <w:t>teststring</w:t>
      </w:r>
      <w:r>
        <w:rPr>
          <w:rFonts w:ascii="Times New Roman" w:hAnsi="Times New Roman" w:cs="Times New Roman"/>
          <w:sz w:val="24"/>
          <w:szCs w:val="24"/>
        </w:rPr>
        <w:t xml:space="preserve">; </w:t>
      </w:r>
    </w:p>
    <w:p w14:paraId="5485749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System.out.println("Enter the plain text:"); </w:t>
      </w:r>
    </w:p>
    <w:p w14:paraId="1ED67377"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color w:val="000000"/>
          <w:sz w:val="24"/>
          <w:szCs w:val="24"/>
          <w:u w:val="single"/>
        </w:rPr>
        <w:t>teststring</w:t>
      </w:r>
      <w:r>
        <w:rPr>
          <w:rFonts w:ascii="Times New Roman" w:hAnsi="Times New Roman" w:cs="Times New Roman"/>
          <w:sz w:val="24"/>
          <w:szCs w:val="24"/>
        </w:rPr>
        <w:t xml:space="preserve"> = in.readLine(); </w:t>
      </w:r>
    </w:p>
    <w:p w14:paraId="24184EF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System.out.println("Encrypting String: " + </w:t>
      </w:r>
      <w:r>
        <w:rPr>
          <w:rFonts w:ascii="Times New Roman" w:hAnsi="Times New Roman" w:cs="Times New Roman"/>
          <w:color w:val="000000"/>
          <w:sz w:val="24"/>
          <w:szCs w:val="24"/>
          <w:u w:val="single"/>
        </w:rPr>
        <w:t>teststring</w:t>
      </w:r>
      <w:r>
        <w:rPr>
          <w:rFonts w:ascii="Times New Roman" w:hAnsi="Times New Roman" w:cs="Times New Roman"/>
          <w:sz w:val="24"/>
          <w:szCs w:val="24"/>
        </w:rPr>
        <w:t>);</w:t>
      </w:r>
    </w:p>
    <w:p w14:paraId="5399E5B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System.out.println("String in Bytes: "+ bytesToString(teststring.getBytes()));</w:t>
      </w:r>
    </w:p>
    <w:p w14:paraId="520EA01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encrypt</w:t>
      </w:r>
    </w:p>
    <w:p w14:paraId="1620101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byte[] encrypted = rsa.encrypt(teststring.getBytes());</w:t>
      </w:r>
    </w:p>
    <w:p w14:paraId="6716CAC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color w:val="000000"/>
          <w:sz w:val="24"/>
          <w:szCs w:val="24"/>
          <w:u w:val="single"/>
        </w:rPr>
        <w:t>decrypt</w:t>
      </w:r>
    </w:p>
    <w:p w14:paraId="706E0E8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byte[] </w:t>
      </w:r>
      <w:r>
        <w:rPr>
          <w:rFonts w:ascii="Times New Roman" w:hAnsi="Times New Roman" w:cs="Times New Roman"/>
          <w:color w:val="000000"/>
          <w:sz w:val="24"/>
          <w:szCs w:val="24"/>
          <w:u w:val="single"/>
        </w:rPr>
        <w:t>decrypted</w:t>
      </w:r>
      <w:r>
        <w:rPr>
          <w:rFonts w:ascii="Times New Roman" w:hAnsi="Times New Roman" w:cs="Times New Roman"/>
          <w:sz w:val="24"/>
          <w:szCs w:val="24"/>
        </w:rPr>
        <w:t xml:space="preserve"> = rsa.decrypt(encrypted);</w:t>
      </w:r>
    </w:p>
    <w:p w14:paraId="492F5F60"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w:t>
      </w:r>
      <w:r>
        <w:rPr>
          <w:rFonts w:ascii="Times New Roman" w:hAnsi="Times New Roman" w:cs="Times New Roman"/>
          <w:color w:val="000000"/>
          <w:sz w:val="24"/>
          <w:szCs w:val="24"/>
        </w:rPr>
        <w:t>Decrypting</w:t>
      </w:r>
      <w:r>
        <w:rPr>
          <w:rFonts w:ascii="Times New Roman" w:hAnsi="Times New Roman" w:cs="Times New Roman"/>
          <w:sz w:val="24"/>
          <w:szCs w:val="24"/>
        </w:rPr>
        <w:t xml:space="preserve"> Bytes: " + bytesToString(</w:t>
      </w:r>
      <w:r>
        <w:rPr>
          <w:rFonts w:ascii="Times New Roman" w:hAnsi="Times New Roman" w:cs="Times New Roman"/>
          <w:color w:val="000000"/>
          <w:sz w:val="24"/>
          <w:szCs w:val="24"/>
        </w:rPr>
        <w:t>decrypted</w:t>
      </w:r>
      <w:r>
        <w:rPr>
          <w:rFonts w:ascii="Times New Roman" w:hAnsi="Times New Roman" w:cs="Times New Roman"/>
          <w:sz w:val="24"/>
          <w:szCs w:val="24"/>
        </w:rPr>
        <w:t>));</w:t>
      </w:r>
    </w:p>
    <w:p w14:paraId="396AD11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System.out.println("</w:t>
      </w:r>
      <w:r>
        <w:rPr>
          <w:rFonts w:ascii="Times New Roman" w:hAnsi="Times New Roman" w:cs="Times New Roman"/>
          <w:color w:val="000000"/>
          <w:sz w:val="24"/>
          <w:szCs w:val="24"/>
        </w:rPr>
        <w:t>Decrypted</w:t>
      </w:r>
      <w:r>
        <w:rPr>
          <w:rFonts w:ascii="Times New Roman" w:hAnsi="Times New Roman" w:cs="Times New Roman"/>
          <w:sz w:val="24"/>
          <w:szCs w:val="24"/>
        </w:rPr>
        <w:t xml:space="preserve"> String: " + new String(</w:t>
      </w:r>
      <w:r>
        <w:rPr>
          <w:rFonts w:ascii="Times New Roman" w:hAnsi="Times New Roman" w:cs="Times New Roman"/>
          <w:color w:val="000000"/>
          <w:sz w:val="24"/>
          <w:szCs w:val="24"/>
        </w:rPr>
        <w:t>decrypted</w:t>
      </w:r>
      <w:r>
        <w:rPr>
          <w:rFonts w:ascii="Times New Roman" w:hAnsi="Times New Roman" w:cs="Times New Roman"/>
          <w:sz w:val="24"/>
          <w:szCs w:val="24"/>
        </w:rPr>
        <w:t>));</w:t>
      </w:r>
    </w:p>
    <w:p w14:paraId="51E48326"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4688253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private static String bytesToString(byte[] encrypted)</w:t>
      </w:r>
    </w:p>
    <w:p w14:paraId="7007A137"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6FC0A1B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test = "";</w:t>
      </w:r>
    </w:p>
    <w:p w14:paraId="4C0877CB"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 (byte b : encrypted)</w:t>
      </w:r>
    </w:p>
    <w:p w14:paraId="7BE874E5"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1FD96057"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 += Byte.toString(b);</w:t>
      </w:r>
    </w:p>
    <w:p w14:paraId="7151B9D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753CEA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test;</w:t>
      </w:r>
    </w:p>
    <w:p w14:paraId="152B398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364AC29D"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Encrypt message</w:t>
      </w:r>
    </w:p>
    <w:p w14:paraId="6D18E151"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public byte[] encrypt(byte[] message)</w:t>
      </w:r>
    </w:p>
    <w:p w14:paraId="6E88C9E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10B75959"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(new BigInteger(message)).modPow(e, N).toByteArray();</w:t>
      </w:r>
    </w:p>
    <w:p w14:paraId="64EB737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37BA592E"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color w:val="000000"/>
          <w:sz w:val="24"/>
          <w:szCs w:val="24"/>
          <w:u w:val="single"/>
        </w:rPr>
        <w:t>Decrypt</w:t>
      </w:r>
      <w:r>
        <w:rPr>
          <w:rFonts w:ascii="Times New Roman" w:hAnsi="Times New Roman" w:cs="Times New Roman"/>
          <w:sz w:val="24"/>
          <w:szCs w:val="24"/>
        </w:rPr>
        <w:t xml:space="preserve"> message</w:t>
      </w:r>
    </w:p>
    <w:p w14:paraId="02FBFA3A"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public byte[] </w:t>
      </w:r>
      <w:r>
        <w:rPr>
          <w:rFonts w:ascii="Times New Roman" w:hAnsi="Times New Roman" w:cs="Times New Roman"/>
          <w:color w:val="000000"/>
          <w:sz w:val="24"/>
          <w:szCs w:val="24"/>
          <w:u w:val="single"/>
        </w:rPr>
        <w:t>decrypt</w:t>
      </w:r>
      <w:r>
        <w:rPr>
          <w:rFonts w:ascii="Times New Roman" w:hAnsi="Times New Roman" w:cs="Times New Roman"/>
          <w:sz w:val="24"/>
          <w:szCs w:val="24"/>
        </w:rPr>
        <w:t>(byte[] message)</w:t>
      </w:r>
    </w:p>
    <w:p w14:paraId="17BB459C"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066A308B"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(new BigInteger(message)).modPow(d, N).toByteArray();</w:t>
      </w:r>
    </w:p>
    <w:p w14:paraId="32D4F7D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t>}</w:t>
      </w:r>
    </w:p>
    <w:p w14:paraId="2F341D6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D58409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p>
    <w:p w14:paraId="3DB2FB0F"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sz w:val="24"/>
          <w:szCs w:val="24"/>
        </w:rPr>
        <w:t>OUTPUT:</w:t>
      </w:r>
    </w:p>
    <w:p w14:paraId="16564166"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noProof/>
          <w:sz w:val="24"/>
          <w:szCs w:val="24"/>
          <w:lang w:val="en-IN" w:eastAsia="en-IN"/>
        </w:rPr>
        <w:drawing>
          <wp:inline distT="0" distB="0" distL="0" distR="0" wp14:anchorId="0EFE0C2E" wp14:editId="43260C63">
            <wp:extent cx="6515100"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1504950"/>
                    </a:xfrm>
                    <a:prstGeom prst="rect">
                      <a:avLst/>
                    </a:prstGeom>
                    <a:noFill/>
                    <a:ln>
                      <a:noFill/>
                    </a:ln>
                  </pic:spPr>
                </pic:pic>
              </a:graphicData>
            </a:graphic>
          </wp:inline>
        </w:drawing>
      </w:r>
    </w:p>
    <w:p w14:paraId="06179C7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2D9E309"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0BE7A265"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04DB32A"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4FDF2E1F"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FF92943"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54B0CC8D"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1DA41591"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ADC1512"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282132A0"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1C9FEADC"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3E01BF61"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6417D4B0"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p>
    <w:p w14:paraId="1D711854" w14:textId="77777777" w:rsidR="00C40D21" w:rsidRDefault="00C40D21" w:rsidP="00C40D2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12. Write a program for congestion control using leaky bucket algorithm.</w:t>
      </w:r>
    </w:p>
    <w:p w14:paraId="16BF0F42" w14:textId="77777777" w:rsidR="00C40D21" w:rsidRDefault="00C40D21" w:rsidP="00C40D21">
      <w:pPr>
        <w:autoSpaceDE w:val="0"/>
        <w:autoSpaceDN w:val="0"/>
        <w:adjustRightInd w:val="0"/>
        <w:spacing w:after="120" w:line="240" w:lineRule="auto"/>
        <w:jc w:val="both"/>
        <w:rPr>
          <w:rFonts w:ascii="Times New Roman" w:hAnsi="Times New Roman" w:cs="Times New Roman"/>
          <w:sz w:val="24"/>
          <w:szCs w:val="24"/>
        </w:rPr>
      </w:pPr>
      <w:r>
        <w:rPr>
          <w:rFonts w:ascii="Times New Roman" w:hAnsi="Times New Roman" w:cs="Times New Roman"/>
          <w:b/>
          <w:sz w:val="24"/>
          <w:szCs w:val="24"/>
        </w:rPr>
        <w:t>AIM:</w:t>
      </w:r>
      <w:r>
        <w:rPr>
          <w:rFonts w:ascii="Times New Roman" w:hAnsi="Times New Roman" w:cs="Times New Roman"/>
          <w:sz w:val="24"/>
          <w:szCs w:val="24"/>
        </w:rPr>
        <w:t xml:space="preserve"> To control congestion in computer network </w:t>
      </w:r>
    </w:p>
    <w:p w14:paraId="3AB9080E" w14:textId="77777777" w:rsidR="00C40D21" w:rsidRDefault="00C40D21" w:rsidP="00C40D21">
      <w:pPr>
        <w:autoSpaceDE w:val="0"/>
        <w:autoSpaceDN w:val="0"/>
        <w:adjustRightInd w:val="0"/>
        <w:spacing w:after="240" w:line="240" w:lineRule="auto"/>
        <w:jc w:val="both"/>
        <w:rPr>
          <w:rFonts w:ascii="Times New Roman" w:hAnsi="Times New Roman" w:cs="Times New Roman"/>
          <w:sz w:val="24"/>
          <w:szCs w:val="24"/>
        </w:rPr>
      </w:pPr>
      <w:r>
        <w:rPr>
          <w:rFonts w:ascii="Times New Roman" w:hAnsi="Times New Roman" w:cs="Times New Roman"/>
          <w:b/>
          <w:sz w:val="24"/>
          <w:szCs w:val="24"/>
        </w:rPr>
        <w:t>DESCRIPTION</w:t>
      </w:r>
      <w:r>
        <w:rPr>
          <w:rFonts w:ascii="Times New Roman" w:hAnsi="Times New Roman" w:cs="Times New Roman"/>
          <w:sz w:val="24"/>
          <w:szCs w:val="24"/>
        </w:rPr>
        <w:t>: The main concept of the leaky bucket algorithm is that the output data flow remains constant despite the variant input traffic, such as the water flow in a bucket with a small hole at the bottom. In case the bucket contains water (or packets) then the output flow follows a constant rate, while if the bucket is full any additional load will be lost because of spillover. In a similar way if the bucket is empty the output will be zero. From network perspective, leaky bucket consists of a finite queue (bucket) where all the incoming packets are stored in case there is space in the queue, otherwise the packets are discarded. In order to regulate the output flow, leaky bucket transmits one packet from the queue in a fixed time (e.g. at every clock tick). In the following figure we can notice the main rationale of leaky bucket algorithm, for both the two approaches (e.g. leaky bucket with water (a) and with packets (b)).</w:t>
      </w:r>
    </w:p>
    <w:p w14:paraId="6776D9F3" w14:textId="77777777" w:rsidR="00C40D21" w:rsidRDefault="00C40D21" w:rsidP="00C40D21">
      <w:pPr>
        <w:autoSpaceDE w:val="0"/>
        <w:autoSpaceDN w:val="0"/>
        <w:adjustRightInd w:val="0"/>
        <w:spacing w:after="0" w:line="240" w:lineRule="auto"/>
        <w:jc w:val="center"/>
      </w:pPr>
      <w:r>
        <w:rPr>
          <w:noProof/>
          <w:lang w:val="en-IN" w:eastAsia="en-IN"/>
        </w:rPr>
        <w:drawing>
          <wp:inline distT="0" distB="0" distL="0" distR="0" wp14:anchorId="25B61D57" wp14:editId="5690513F">
            <wp:extent cx="542925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noFill/>
                    </a:ln>
                  </pic:spPr>
                </pic:pic>
              </a:graphicData>
            </a:graphic>
          </wp:inline>
        </w:drawing>
      </w:r>
    </w:p>
    <w:p w14:paraId="55942973" w14:textId="77777777" w:rsidR="00C40D21" w:rsidRDefault="00C40D21" w:rsidP="00C40D21">
      <w:pPr>
        <w:autoSpaceDE w:val="0"/>
        <w:autoSpaceDN w:val="0"/>
        <w:adjustRightInd w:val="0"/>
        <w:spacing w:after="0" w:line="240" w:lineRule="auto"/>
        <w:jc w:val="center"/>
      </w:pPr>
    </w:p>
    <w:p w14:paraId="30070961" w14:textId="77777777" w:rsidR="00C40D21" w:rsidRDefault="00C40D21" w:rsidP="00C40D21">
      <w:pPr>
        <w:autoSpaceDE w:val="0"/>
        <w:autoSpaceDN w:val="0"/>
        <w:adjustRightInd w:val="0"/>
        <w:spacing w:after="120" w:line="240" w:lineRule="auto"/>
        <w:ind w:firstLine="851"/>
        <w:jc w:val="both"/>
        <w:rPr>
          <w:rFonts w:ascii="Times New Roman" w:hAnsi="Times New Roman" w:cs="Times New Roman"/>
          <w:sz w:val="24"/>
          <w:szCs w:val="24"/>
        </w:rPr>
      </w:pPr>
      <w:r>
        <w:rPr>
          <w:rFonts w:ascii="Times New Roman" w:hAnsi="Times New Roman" w:cs="Times New Roman"/>
          <w:sz w:val="24"/>
          <w:szCs w:val="24"/>
        </w:rPr>
        <w:t>While leaky bucket eliminates completely bursty traffic by regulating the incoming data flow its main drawback is that it drops packets if the bucket is full. Also, it doesn’t take into account the idle process of the sender which means that if the host doesn’t transmit data for some time the bucket becomes empty without permitting the transmission of any packet.</w:t>
      </w:r>
    </w:p>
    <w:p w14:paraId="18FF9799"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20677564"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Enter the Bucket Size</w:t>
      </w:r>
    </w:p>
    <w:p w14:paraId="3C0F48A2"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 Enter the flow rate</w:t>
      </w:r>
    </w:p>
    <w:p w14:paraId="31623762"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Enter the no of packets </w:t>
      </w:r>
    </w:p>
    <w:p w14:paraId="1FF37DD9" w14:textId="77777777" w:rsidR="00C40D21" w:rsidRDefault="00C40D21" w:rsidP="00C40D21">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d) Enter the size of packets</w:t>
      </w:r>
    </w:p>
    <w:p w14:paraId="5B2FC01A"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EXPECTED OUTPUT</w:t>
      </w:r>
    </w:p>
    <w:p w14:paraId="51E9903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Print the Bucket Size</w:t>
      </w:r>
    </w:p>
    <w:p w14:paraId="084E87F8"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 Print the flow rate</w:t>
      </w:r>
    </w:p>
    <w:p w14:paraId="47C2DD7B" w14:textId="77777777" w:rsidR="00C40D21" w:rsidRDefault="00C40D21" w:rsidP="00C40D21">
      <w:pPr>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c) Print the no of packet and size</w:t>
      </w:r>
    </w:p>
    <w:p w14:paraId="19B78DDB" w14:textId="77777777" w:rsidR="00C40D21" w:rsidRDefault="00C40D21" w:rsidP="00C40D2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PROGRAM: LEAKY BUCKET</w:t>
      </w:r>
    </w:p>
    <w:p w14:paraId="31C9B9B1"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java.util.Scanner;</w:t>
      </w:r>
    </w:p>
    <w:p w14:paraId="22E57872"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public class </w:t>
      </w:r>
      <w:r>
        <w:rPr>
          <w:rFonts w:ascii="Times New Roman" w:hAnsi="Times New Roman" w:cs="Times New Roman"/>
          <w:sz w:val="24"/>
          <w:szCs w:val="24"/>
        </w:rPr>
        <w:t>Leakybucket</w:t>
      </w:r>
      <w:r>
        <w:rPr>
          <w:rFonts w:ascii="Consolas" w:hAnsi="Consolas" w:cs="Consolas"/>
          <w:sz w:val="20"/>
          <w:szCs w:val="20"/>
        </w:rPr>
        <w:t xml:space="preserve"> {</w:t>
      </w:r>
    </w:p>
    <w:p w14:paraId="584A6948"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public static void main(String[] </w:t>
      </w:r>
      <w:r>
        <w:rPr>
          <w:rFonts w:ascii="Consolas" w:hAnsi="Consolas" w:cs="Consolas"/>
          <w:color w:val="000000"/>
          <w:sz w:val="20"/>
          <w:szCs w:val="20"/>
          <w:u w:val="single"/>
        </w:rPr>
        <w:t>args</w:t>
      </w:r>
      <w:r>
        <w:rPr>
          <w:rFonts w:ascii="Consolas" w:hAnsi="Consolas" w:cs="Consolas"/>
          <w:sz w:val="20"/>
          <w:szCs w:val="20"/>
        </w:rPr>
        <w:t>) {</w:t>
      </w:r>
    </w:p>
    <w:p w14:paraId="39B5CE04"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Scanner </w:t>
      </w:r>
      <w:r>
        <w:rPr>
          <w:rFonts w:ascii="Consolas" w:hAnsi="Consolas" w:cs="Consolas"/>
          <w:color w:val="000000"/>
          <w:sz w:val="20"/>
          <w:szCs w:val="20"/>
          <w:u w:val="single"/>
        </w:rPr>
        <w:t>sc</w:t>
      </w:r>
      <w:r>
        <w:rPr>
          <w:rFonts w:ascii="Consolas" w:hAnsi="Consolas" w:cs="Consolas"/>
          <w:sz w:val="20"/>
          <w:szCs w:val="20"/>
        </w:rPr>
        <w:t>= new Scanner(System.in);</w:t>
      </w:r>
    </w:p>
    <w:p w14:paraId="0EAD47A6"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System.out.println("Enter the bucket size=");</w:t>
      </w:r>
    </w:p>
    <w:p w14:paraId="28A256C4"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u w:val="single"/>
        </w:rPr>
        <w:t>int</w:t>
      </w:r>
      <w:r>
        <w:rPr>
          <w:rFonts w:ascii="Consolas" w:hAnsi="Consolas" w:cs="Consolas"/>
          <w:sz w:val="20"/>
          <w:szCs w:val="20"/>
        </w:rPr>
        <w:t xml:space="preserve"> n=sc.nextInt();</w:t>
      </w:r>
    </w:p>
    <w:p w14:paraId="76E75E2A"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u w:val="single"/>
        </w:rPr>
        <w:t>int</w:t>
      </w:r>
      <w:r>
        <w:rPr>
          <w:rFonts w:ascii="Consolas" w:hAnsi="Consolas" w:cs="Consolas"/>
          <w:sz w:val="20"/>
          <w:szCs w:val="20"/>
        </w:rPr>
        <w:t xml:space="preserve"> a[]=new </w:t>
      </w:r>
      <w:r>
        <w:rPr>
          <w:rFonts w:ascii="Consolas" w:hAnsi="Consolas" w:cs="Consolas"/>
          <w:color w:val="000000"/>
          <w:sz w:val="20"/>
          <w:szCs w:val="20"/>
          <w:u w:val="single"/>
        </w:rPr>
        <w:t>int</w:t>
      </w:r>
      <w:r>
        <w:rPr>
          <w:rFonts w:ascii="Consolas" w:hAnsi="Consolas" w:cs="Consolas"/>
          <w:sz w:val="20"/>
          <w:szCs w:val="20"/>
        </w:rPr>
        <w:t>[n];</w:t>
      </w:r>
    </w:p>
    <w:p w14:paraId="25145D9B"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System.out.println("Enter the number of packets=");</w:t>
      </w:r>
    </w:p>
    <w:p w14:paraId="1957CFF7"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u w:val="single"/>
        </w:rPr>
        <w:t>int</w:t>
      </w:r>
      <w:r>
        <w:rPr>
          <w:rFonts w:ascii="Consolas" w:hAnsi="Consolas" w:cs="Consolas"/>
          <w:sz w:val="20"/>
          <w:szCs w:val="20"/>
        </w:rPr>
        <w:t xml:space="preserve"> </w:t>
      </w:r>
      <w:r>
        <w:rPr>
          <w:rFonts w:ascii="Consolas" w:hAnsi="Consolas" w:cs="Consolas"/>
          <w:color w:val="000000"/>
          <w:sz w:val="20"/>
          <w:szCs w:val="20"/>
          <w:u w:val="single"/>
        </w:rPr>
        <w:t>num</w:t>
      </w:r>
      <w:r>
        <w:rPr>
          <w:rFonts w:ascii="Consolas" w:hAnsi="Consolas" w:cs="Consolas"/>
          <w:sz w:val="20"/>
          <w:szCs w:val="20"/>
        </w:rPr>
        <w:t>=sc.nextInt();</w:t>
      </w:r>
    </w:p>
    <w:p w14:paraId="58D1E33D"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System.out.println("Enter the Data rate=");</w:t>
      </w:r>
    </w:p>
    <w:p w14:paraId="070770F5"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for(</w:t>
      </w:r>
      <w:r>
        <w:rPr>
          <w:rFonts w:ascii="Consolas" w:hAnsi="Consolas" w:cs="Consolas"/>
          <w:color w:val="000000"/>
          <w:sz w:val="20"/>
          <w:szCs w:val="20"/>
          <w:u w:val="single"/>
        </w:rPr>
        <w:t>int</w:t>
      </w:r>
      <w:r>
        <w:rPr>
          <w:rFonts w:ascii="Consolas" w:hAnsi="Consolas" w:cs="Consolas"/>
          <w:sz w:val="20"/>
          <w:szCs w:val="20"/>
        </w:rPr>
        <w:t xml:space="preserve"> i=0;i&lt;num;i++)</w:t>
      </w:r>
    </w:p>
    <w:p w14:paraId="438519A8"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w:t>
      </w:r>
    </w:p>
    <w:p w14:paraId="643613C7"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a[i]=sc.nextInt();</w:t>
      </w:r>
    </w:p>
    <w:p w14:paraId="09A199A8"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w:t>
      </w:r>
    </w:p>
    <w:p w14:paraId="179065C6"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System.out.println("Enter output rate=");</w:t>
      </w:r>
    </w:p>
    <w:p w14:paraId="199D290F"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u w:val="single"/>
        </w:rPr>
        <w:t>int</w:t>
      </w:r>
      <w:r>
        <w:rPr>
          <w:rFonts w:ascii="Consolas" w:hAnsi="Consolas" w:cs="Consolas"/>
          <w:sz w:val="20"/>
          <w:szCs w:val="20"/>
        </w:rPr>
        <w:t xml:space="preserve"> out=sc.nextInt();</w:t>
      </w:r>
    </w:p>
    <w:p w14:paraId="3D3CECE8"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for(</w:t>
      </w:r>
      <w:r>
        <w:rPr>
          <w:rFonts w:ascii="Consolas" w:hAnsi="Consolas" w:cs="Consolas"/>
          <w:color w:val="000000"/>
          <w:sz w:val="20"/>
          <w:szCs w:val="20"/>
          <w:u w:val="single"/>
        </w:rPr>
        <w:t>int</w:t>
      </w:r>
      <w:r>
        <w:rPr>
          <w:rFonts w:ascii="Consolas" w:hAnsi="Consolas" w:cs="Consolas"/>
          <w:sz w:val="20"/>
          <w:szCs w:val="20"/>
        </w:rPr>
        <w:t xml:space="preserve"> i=0;i&lt;num;i++)</w:t>
      </w:r>
    </w:p>
    <w:p w14:paraId="65594C8E"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if(a[i]&gt;n)</w:t>
      </w:r>
    </w:p>
    <w:p w14:paraId="2DDAE058" w14:textId="77777777" w:rsidR="00C40D21" w:rsidRDefault="00C40D21" w:rsidP="00C40D21">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w:t>
      </w:r>
    </w:p>
    <w:p w14:paraId="40DD5401"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System.out.println("Bucket overflow\n"+a[i]);</w:t>
      </w:r>
    </w:p>
    <w:p w14:paraId="05EC8182"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w:t>
      </w:r>
    </w:p>
    <w:p w14:paraId="5D311537"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else</w:t>
      </w:r>
    </w:p>
    <w:p w14:paraId="3F07D9A3"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w:t>
      </w:r>
    </w:p>
    <w:p w14:paraId="2B352951"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if (a[i]==out)</w:t>
      </w:r>
    </w:p>
    <w:p w14:paraId="317EDFDE" w14:textId="77777777" w:rsidR="00C40D21" w:rsidRDefault="00C40D21" w:rsidP="00C40D21">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sz w:val="20"/>
          <w:szCs w:val="20"/>
        </w:rPr>
        <w:t>System.out.println("Packet transmitted"+a[i]);</w:t>
      </w:r>
    </w:p>
    <w:p w14:paraId="6B5F2083"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else if(a[i]&gt;out)</w:t>
      </w:r>
    </w:p>
    <w:p w14:paraId="3B6F2BC4"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w:t>
      </w:r>
    </w:p>
    <w:p w14:paraId="32EEC084" w14:textId="77777777" w:rsidR="00C40D21" w:rsidRDefault="00C40D21" w:rsidP="00C40D21">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sz w:val="20"/>
          <w:szCs w:val="20"/>
        </w:rPr>
        <w:t>while(a[i]!=0 &amp;&amp; a[i]&gt;out)</w:t>
      </w:r>
    </w:p>
    <w:p w14:paraId="0C5C5848" w14:textId="77777777" w:rsidR="00C40D21" w:rsidRDefault="00C40D21" w:rsidP="00C40D21">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sz w:val="20"/>
          <w:szCs w:val="20"/>
        </w:rPr>
        <w:t>{</w:t>
      </w:r>
    </w:p>
    <w:p w14:paraId="4DB36AD8" w14:textId="77777777" w:rsidR="00C40D21" w:rsidRDefault="00C40D21" w:rsidP="00C40D21">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sz w:val="20"/>
          <w:szCs w:val="20"/>
        </w:rPr>
        <w:t>System.out.println("Packet transmitted "+out);</w:t>
      </w:r>
    </w:p>
    <w:p w14:paraId="7716AC25" w14:textId="77777777" w:rsidR="00C40D21" w:rsidRDefault="00C40D21" w:rsidP="00C40D21">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sz w:val="20"/>
          <w:szCs w:val="20"/>
        </w:rPr>
        <w:t>a[i]=a[i]-out;</w:t>
      </w:r>
    </w:p>
    <w:p w14:paraId="3BD6F2D0" w14:textId="77777777" w:rsidR="00C40D21" w:rsidRDefault="00C40D21" w:rsidP="00C40D21">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sz w:val="20"/>
          <w:szCs w:val="20"/>
        </w:rPr>
        <w:t>}</w:t>
      </w:r>
    </w:p>
    <w:p w14:paraId="402DFAA4" w14:textId="77777777" w:rsidR="00C40D21" w:rsidRDefault="00C40D21" w:rsidP="00C40D21">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sz w:val="20"/>
          <w:szCs w:val="20"/>
        </w:rPr>
        <w:t>System.out.println("Packet transmitted "+a[i]);</w:t>
      </w:r>
    </w:p>
    <w:p w14:paraId="3EF540B1" w14:textId="77777777" w:rsidR="00C40D21" w:rsidRDefault="00C40D21" w:rsidP="00C40D2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w:t>
      </w:r>
    </w:p>
    <w:p w14:paraId="61BF9B58" w14:textId="77777777" w:rsidR="00C40D21" w:rsidRDefault="00C40D21" w:rsidP="00C40D21">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w:t>
      </w:r>
    </w:p>
    <w:p w14:paraId="0EB75F08" w14:textId="77777777" w:rsidR="00C40D21" w:rsidRDefault="00C40D21" w:rsidP="00C40D21">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w:t>
      </w:r>
    </w:p>
    <w:p w14:paraId="2BC56423" w14:textId="77777777" w:rsidR="00C40D21" w:rsidRDefault="00C40D21" w:rsidP="00C40D2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4E9F6F53" w14:textId="77777777" w:rsidR="00C40D21" w:rsidRDefault="00C40D21" w:rsidP="00C40D21">
      <w:pPr>
        <w:autoSpaceDE w:val="0"/>
        <w:autoSpaceDN w:val="0"/>
        <w:adjustRightInd w:val="0"/>
        <w:spacing w:after="0" w:line="240" w:lineRule="auto"/>
        <w:rPr>
          <w:rFonts w:ascii="Times New Roman" w:hAnsi="Times New Roman" w:cs="Times New Roman"/>
          <w:sz w:val="24"/>
          <w:szCs w:val="24"/>
        </w:rPr>
      </w:pPr>
    </w:p>
    <w:p w14:paraId="557EB079" w14:textId="77777777" w:rsidR="00C40D21" w:rsidRDefault="00C40D21" w:rsidP="00C40D21">
      <w:pPr>
        <w:autoSpaceDE w:val="0"/>
        <w:autoSpaceDN w:val="0"/>
        <w:adjustRightInd w:val="0"/>
        <w:spacing w:after="0" w:line="240" w:lineRule="auto"/>
      </w:pPr>
      <w:r>
        <w:rPr>
          <w:noProof/>
          <w:lang w:val="en-IN" w:eastAsia="en-IN"/>
        </w:rPr>
        <w:drawing>
          <wp:inline distT="0" distB="0" distL="0" distR="0" wp14:anchorId="7989B207" wp14:editId="327FB612">
            <wp:extent cx="6038850" cy="4851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0" cy="4851400"/>
                    </a:xfrm>
                    <a:prstGeom prst="rect">
                      <a:avLst/>
                    </a:prstGeom>
                    <a:noFill/>
                    <a:ln>
                      <a:noFill/>
                    </a:ln>
                  </pic:spPr>
                </pic:pic>
              </a:graphicData>
            </a:graphic>
          </wp:inline>
        </w:drawing>
      </w:r>
    </w:p>
    <w:p w14:paraId="7844EC51" w14:textId="77777777" w:rsidR="00C40D21" w:rsidRDefault="00C40D21" w:rsidP="00C40D21">
      <w:pPr>
        <w:spacing w:line="240" w:lineRule="auto"/>
        <w:rPr>
          <w:rFonts w:ascii="Times New Roman" w:hAnsi="Times New Roman" w:cs="Times New Roman"/>
          <w:color w:val="000000" w:themeColor="text1"/>
          <w:sz w:val="32"/>
          <w:szCs w:val="32"/>
          <w:shd w:val="clear" w:color="auto" w:fill="FFFFFF"/>
        </w:rPr>
      </w:pPr>
    </w:p>
    <w:p w14:paraId="072AE1E1" w14:textId="77777777" w:rsidR="00C40D21" w:rsidRPr="006E5767" w:rsidRDefault="00C40D21" w:rsidP="006E5767"/>
    <w:sectPr w:rsidR="00C40D21" w:rsidRPr="006E5767">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772D7" w14:textId="77777777" w:rsidR="003C2DC1" w:rsidRDefault="003C2DC1" w:rsidP="0007344B">
      <w:pPr>
        <w:spacing w:after="0" w:line="240" w:lineRule="auto"/>
      </w:pPr>
      <w:r>
        <w:separator/>
      </w:r>
    </w:p>
  </w:endnote>
  <w:endnote w:type="continuationSeparator" w:id="0">
    <w:p w14:paraId="1852E3BD" w14:textId="77777777" w:rsidR="003C2DC1" w:rsidRDefault="003C2DC1" w:rsidP="00073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153696"/>
      <w:docPartObj>
        <w:docPartGallery w:val="Page Numbers (Bottom of Page)"/>
        <w:docPartUnique/>
      </w:docPartObj>
    </w:sdtPr>
    <w:sdtEndPr>
      <w:rPr>
        <w:noProof/>
      </w:rPr>
    </w:sdtEndPr>
    <w:sdtContent>
      <w:p w14:paraId="51F1F640" w14:textId="4DC0128F" w:rsidR="0007344B" w:rsidRDefault="000734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153AF" w14:textId="77777777" w:rsidR="0007344B" w:rsidRDefault="00073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198C" w14:textId="77777777" w:rsidR="003C2DC1" w:rsidRDefault="003C2DC1" w:rsidP="0007344B">
      <w:pPr>
        <w:spacing w:after="0" w:line="240" w:lineRule="auto"/>
      </w:pPr>
      <w:r>
        <w:separator/>
      </w:r>
    </w:p>
  </w:footnote>
  <w:footnote w:type="continuationSeparator" w:id="0">
    <w:p w14:paraId="4A9167A5" w14:textId="77777777" w:rsidR="003C2DC1" w:rsidRDefault="003C2DC1" w:rsidP="00073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3978"/>
    <w:multiLevelType w:val="multilevel"/>
    <w:tmpl w:val="ED8486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D3F89"/>
    <w:multiLevelType w:val="hybridMultilevel"/>
    <w:tmpl w:val="165C4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951A2"/>
    <w:multiLevelType w:val="hybridMultilevel"/>
    <w:tmpl w:val="DEF034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87288F"/>
    <w:multiLevelType w:val="hybridMultilevel"/>
    <w:tmpl w:val="70B8B10C"/>
    <w:lvl w:ilvl="0" w:tplc="A39C3526">
      <w:start w:val="2"/>
      <w:numFmt w:val="decimal"/>
      <w:lvlText w:val="%1."/>
      <w:lvlJc w:val="left"/>
      <w:pPr>
        <w:ind w:left="342" w:hanging="240"/>
      </w:pPr>
      <w:rPr>
        <w:rFonts w:ascii="Times New Roman" w:eastAsia="Times New Roman" w:hAnsi="Times New Roman" w:cs="Times New Roman" w:hint="default"/>
        <w:b/>
        <w:bCs/>
        <w:spacing w:val="-5"/>
        <w:w w:val="100"/>
        <w:sz w:val="24"/>
        <w:szCs w:val="24"/>
      </w:rPr>
    </w:lvl>
    <w:lvl w:ilvl="1" w:tplc="398AC8B0">
      <w:start w:val="1"/>
      <w:numFmt w:val="decimal"/>
      <w:lvlText w:val="%2)"/>
      <w:lvlJc w:val="left"/>
      <w:pPr>
        <w:ind w:left="820" w:hanging="360"/>
      </w:pPr>
      <w:rPr>
        <w:rFonts w:ascii="Times New Roman" w:eastAsia="Times New Roman" w:hAnsi="Times New Roman" w:cs="Times New Roman" w:hint="default"/>
        <w:spacing w:val="-20"/>
        <w:w w:val="99"/>
        <w:sz w:val="24"/>
        <w:szCs w:val="24"/>
      </w:rPr>
    </w:lvl>
    <w:lvl w:ilvl="2" w:tplc="9FF29A34">
      <w:start w:val="1"/>
      <w:numFmt w:val="lowerRoman"/>
      <w:lvlText w:val="%3)"/>
      <w:lvlJc w:val="left"/>
      <w:pPr>
        <w:ind w:left="1660" w:hanging="284"/>
      </w:pPr>
      <w:rPr>
        <w:rFonts w:ascii="Times New Roman" w:eastAsia="Times New Roman" w:hAnsi="Times New Roman" w:cs="Times New Roman" w:hint="default"/>
        <w:spacing w:val="-5"/>
        <w:w w:val="99"/>
        <w:sz w:val="24"/>
        <w:szCs w:val="24"/>
      </w:rPr>
    </w:lvl>
    <w:lvl w:ilvl="3" w:tplc="63A059A0">
      <w:numFmt w:val="bullet"/>
      <w:lvlText w:val="•"/>
      <w:lvlJc w:val="left"/>
      <w:pPr>
        <w:ind w:left="1900" w:hanging="284"/>
      </w:pPr>
    </w:lvl>
    <w:lvl w:ilvl="4" w:tplc="B95C84A2">
      <w:numFmt w:val="bullet"/>
      <w:lvlText w:val="•"/>
      <w:lvlJc w:val="left"/>
      <w:pPr>
        <w:ind w:left="2946" w:hanging="284"/>
      </w:pPr>
    </w:lvl>
    <w:lvl w:ilvl="5" w:tplc="B39C116A">
      <w:numFmt w:val="bullet"/>
      <w:lvlText w:val="•"/>
      <w:lvlJc w:val="left"/>
      <w:pPr>
        <w:ind w:left="3993" w:hanging="284"/>
      </w:pPr>
    </w:lvl>
    <w:lvl w:ilvl="6" w:tplc="5486FC64">
      <w:numFmt w:val="bullet"/>
      <w:lvlText w:val="•"/>
      <w:lvlJc w:val="left"/>
      <w:pPr>
        <w:ind w:left="5039" w:hanging="284"/>
      </w:pPr>
    </w:lvl>
    <w:lvl w:ilvl="7" w:tplc="47804FB8">
      <w:numFmt w:val="bullet"/>
      <w:lvlText w:val="•"/>
      <w:lvlJc w:val="left"/>
      <w:pPr>
        <w:ind w:left="6086" w:hanging="284"/>
      </w:pPr>
    </w:lvl>
    <w:lvl w:ilvl="8" w:tplc="D646BF52">
      <w:numFmt w:val="bullet"/>
      <w:lvlText w:val="•"/>
      <w:lvlJc w:val="left"/>
      <w:pPr>
        <w:ind w:left="7133" w:hanging="284"/>
      </w:pPr>
    </w:lvl>
  </w:abstractNum>
  <w:abstractNum w:abstractNumId="4" w15:restartNumberingAfterBreak="0">
    <w:nsid w:val="1A695775"/>
    <w:multiLevelType w:val="hybridMultilevel"/>
    <w:tmpl w:val="C066BD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DE47154"/>
    <w:multiLevelType w:val="hybridMultilevel"/>
    <w:tmpl w:val="CAB296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EC11088"/>
    <w:multiLevelType w:val="hybridMultilevel"/>
    <w:tmpl w:val="DEF034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3B92F30"/>
    <w:multiLevelType w:val="hybridMultilevel"/>
    <w:tmpl w:val="0E38BA0E"/>
    <w:lvl w:ilvl="0" w:tplc="412A7CAE">
      <w:start w:val="1"/>
      <w:numFmt w:val="decimal"/>
      <w:lvlText w:val="%1."/>
      <w:lvlJc w:val="left"/>
      <w:pPr>
        <w:ind w:left="242" w:hanging="284"/>
      </w:pPr>
      <w:rPr>
        <w:rFonts w:ascii="Times New Roman" w:eastAsia="Times New Roman" w:hAnsi="Times New Roman" w:cs="Times New Roman" w:hint="default"/>
        <w:b/>
        <w:bCs/>
        <w:spacing w:val="-17"/>
        <w:w w:val="99"/>
        <w:sz w:val="24"/>
        <w:szCs w:val="24"/>
      </w:rPr>
    </w:lvl>
    <w:lvl w:ilvl="1" w:tplc="A3104006">
      <w:start w:val="1"/>
      <w:numFmt w:val="decimal"/>
      <w:lvlText w:val="%2)"/>
      <w:lvlJc w:val="left"/>
      <w:pPr>
        <w:ind w:left="820" w:hanging="360"/>
      </w:pPr>
      <w:rPr>
        <w:rFonts w:ascii="Times New Roman" w:eastAsia="Times New Roman" w:hAnsi="Times New Roman" w:cs="Times New Roman" w:hint="default"/>
        <w:spacing w:val="-20"/>
        <w:w w:val="99"/>
        <w:sz w:val="24"/>
        <w:szCs w:val="24"/>
      </w:rPr>
    </w:lvl>
    <w:lvl w:ilvl="2" w:tplc="B6A460DA">
      <w:start w:val="1"/>
      <w:numFmt w:val="lowerRoman"/>
      <w:lvlText w:val="%3)"/>
      <w:lvlJc w:val="left"/>
      <w:pPr>
        <w:ind w:left="820" w:hanging="207"/>
      </w:pPr>
      <w:rPr>
        <w:rFonts w:ascii="Times New Roman" w:eastAsia="Times New Roman" w:hAnsi="Times New Roman" w:cs="Times New Roman" w:hint="default"/>
        <w:spacing w:val="-5"/>
        <w:w w:val="99"/>
        <w:sz w:val="24"/>
        <w:szCs w:val="24"/>
      </w:rPr>
    </w:lvl>
    <w:lvl w:ilvl="3" w:tplc="065A23B2">
      <w:numFmt w:val="bullet"/>
      <w:lvlText w:val="•"/>
      <w:lvlJc w:val="left"/>
      <w:pPr>
        <w:ind w:left="2688" w:hanging="207"/>
      </w:pPr>
    </w:lvl>
    <w:lvl w:ilvl="4" w:tplc="CC6AA9A4">
      <w:numFmt w:val="bullet"/>
      <w:lvlText w:val="•"/>
      <w:lvlJc w:val="left"/>
      <w:pPr>
        <w:ind w:left="3622" w:hanging="207"/>
      </w:pPr>
    </w:lvl>
    <w:lvl w:ilvl="5" w:tplc="6D62C514">
      <w:numFmt w:val="bullet"/>
      <w:lvlText w:val="•"/>
      <w:lvlJc w:val="left"/>
      <w:pPr>
        <w:ind w:left="4556" w:hanging="207"/>
      </w:pPr>
    </w:lvl>
    <w:lvl w:ilvl="6" w:tplc="34F0234C">
      <w:numFmt w:val="bullet"/>
      <w:lvlText w:val="•"/>
      <w:lvlJc w:val="left"/>
      <w:pPr>
        <w:ind w:left="5490" w:hanging="207"/>
      </w:pPr>
    </w:lvl>
    <w:lvl w:ilvl="7" w:tplc="5FC0A3B2">
      <w:numFmt w:val="bullet"/>
      <w:lvlText w:val="•"/>
      <w:lvlJc w:val="left"/>
      <w:pPr>
        <w:ind w:left="6424" w:hanging="207"/>
      </w:pPr>
    </w:lvl>
    <w:lvl w:ilvl="8" w:tplc="65F24FDA">
      <w:numFmt w:val="bullet"/>
      <w:lvlText w:val="•"/>
      <w:lvlJc w:val="left"/>
      <w:pPr>
        <w:ind w:left="7358" w:hanging="207"/>
      </w:pPr>
    </w:lvl>
  </w:abstractNum>
  <w:abstractNum w:abstractNumId="8" w15:restartNumberingAfterBreak="0">
    <w:nsid w:val="29607D61"/>
    <w:multiLevelType w:val="multilevel"/>
    <w:tmpl w:val="81A07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25546"/>
    <w:multiLevelType w:val="hybridMultilevel"/>
    <w:tmpl w:val="30BE4B1E"/>
    <w:lvl w:ilvl="0" w:tplc="16B2FDBC">
      <w:start w:val="1"/>
      <w:numFmt w:val="decimal"/>
      <w:lvlText w:val="%1."/>
      <w:lvlJc w:val="left"/>
      <w:pPr>
        <w:ind w:left="1422" w:hanging="240"/>
      </w:pPr>
      <w:rPr>
        <w:rFonts w:ascii="Times New Roman" w:eastAsia="Times New Roman" w:hAnsi="Times New Roman" w:cs="Times New Roman" w:hint="default"/>
        <w:spacing w:val="-5"/>
        <w:w w:val="100"/>
        <w:sz w:val="24"/>
        <w:szCs w:val="24"/>
      </w:rPr>
    </w:lvl>
    <w:lvl w:ilvl="1" w:tplc="C386851E">
      <w:numFmt w:val="bullet"/>
      <w:lvlText w:val="•"/>
      <w:lvlJc w:val="left"/>
      <w:pPr>
        <w:ind w:left="2210" w:hanging="240"/>
      </w:pPr>
    </w:lvl>
    <w:lvl w:ilvl="2" w:tplc="50C29DAC">
      <w:numFmt w:val="bullet"/>
      <w:lvlText w:val="•"/>
      <w:lvlJc w:val="left"/>
      <w:pPr>
        <w:ind w:left="3001" w:hanging="240"/>
      </w:pPr>
    </w:lvl>
    <w:lvl w:ilvl="3" w:tplc="364096BC">
      <w:numFmt w:val="bullet"/>
      <w:lvlText w:val="•"/>
      <w:lvlJc w:val="left"/>
      <w:pPr>
        <w:ind w:left="3791" w:hanging="240"/>
      </w:pPr>
    </w:lvl>
    <w:lvl w:ilvl="4" w:tplc="1CC871F6">
      <w:numFmt w:val="bullet"/>
      <w:lvlText w:val="•"/>
      <w:lvlJc w:val="left"/>
      <w:pPr>
        <w:ind w:left="4582" w:hanging="240"/>
      </w:pPr>
    </w:lvl>
    <w:lvl w:ilvl="5" w:tplc="6D0849B0">
      <w:numFmt w:val="bullet"/>
      <w:lvlText w:val="•"/>
      <w:lvlJc w:val="left"/>
      <w:pPr>
        <w:ind w:left="5373" w:hanging="240"/>
      </w:pPr>
    </w:lvl>
    <w:lvl w:ilvl="6" w:tplc="710E8FA6">
      <w:numFmt w:val="bullet"/>
      <w:lvlText w:val="•"/>
      <w:lvlJc w:val="left"/>
      <w:pPr>
        <w:ind w:left="6163" w:hanging="240"/>
      </w:pPr>
    </w:lvl>
    <w:lvl w:ilvl="7" w:tplc="4C48D40C">
      <w:numFmt w:val="bullet"/>
      <w:lvlText w:val="•"/>
      <w:lvlJc w:val="left"/>
      <w:pPr>
        <w:ind w:left="6954" w:hanging="240"/>
      </w:pPr>
    </w:lvl>
    <w:lvl w:ilvl="8" w:tplc="6382DD0A">
      <w:numFmt w:val="bullet"/>
      <w:lvlText w:val="•"/>
      <w:lvlJc w:val="left"/>
      <w:pPr>
        <w:ind w:left="7745" w:hanging="240"/>
      </w:pPr>
    </w:lvl>
  </w:abstractNum>
  <w:abstractNum w:abstractNumId="10" w15:restartNumberingAfterBreak="0">
    <w:nsid w:val="307D6A91"/>
    <w:multiLevelType w:val="hybridMultilevel"/>
    <w:tmpl w:val="16565E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0C44334"/>
    <w:multiLevelType w:val="hybridMultilevel"/>
    <w:tmpl w:val="B8726A12"/>
    <w:lvl w:ilvl="0" w:tplc="AE28D484">
      <w:start w:val="1"/>
      <w:numFmt w:val="lowerRoman"/>
      <w:lvlText w:val="%1."/>
      <w:lvlJc w:val="left"/>
      <w:pPr>
        <w:ind w:left="2260" w:hanging="308"/>
      </w:pPr>
      <w:rPr>
        <w:rFonts w:ascii="Times New Roman" w:eastAsia="Times New Roman" w:hAnsi="Times New Roman" w:cs="Times New Roman" w:hint="default"/>
        <w:b/>
        <w:bCs/>
        <w:spacing w:val="-3"/>
        <w:w w:val="99"/>
        <w:sz w:val="24"/>
        <w:szCs w:val="24"/>
      </w:rPr>
    </w:lvl>
    <w:lvl w:ilvl="1" w:tplc="794CDCA4">
      <w:numFmt w:val="bullet"/>
      <w:lvlText w:val="•"/>
      <w:lvlJc w:val="left"/>
      <w:pPr>
        <w:ind w:left="2956" w:hanging="308"/>
      </w:pPr>
    </w:lvl>
    <w:lvl w:ilvl="2" w:tplc="0B783AA4">
      <w:numFmt w:val="bullet"/>
      <w:lvlText w:val="•"/>
      <w:lvlJc w:val="left"/>
      <w:pPr>
        <w:ind w:left="3653" w:hanging="308"/>
      </w:pPr>
    </w:lvl>
    <w:lvl w:ilvl="3" w:tplc="30CC5F08">
      <w:numFmt w:val="bullet"/>
      <w:lvlText w:val="•"/>
      <w:lvlJc w:val="left"/>
      <w:pPr>
        <w:ind w:left="4349" w:hanging="308"/>
      </w:pPr>
    </w:lvl>
    <w:lvl w:ilvl="4" w:tplc="1D885C32">
      <w:numFmt w:val="bullet"/>
      <w:lvlText w:val="•"/>
      <w:lvlJc w:val="left"/>
      <w:pPr>
        <w:ind w:left="5046" w:hanging="308"/>
      </w:pPr>
    </w:lvl>
    <w:lvl w:ilvl="5" w:tplc="4B4AB578">
      <w:numFmt w:val="bullet"/>
      <w:lvlText w:val="•"/>
      <w:lvlJc w:val="left"/>
      <w:pPr>
        <w:ind w:left="5743" w:hanging="308"/>
      </w:pPr>
    </w:lvl>
    <w:lvl w:ilvl="6" w:tplc="2C1C8D66">
      <w:numFmt w:val="bullet"/>
      <w:lvlText w:val="•"/>
      <w:lvlJc w:val="left"/>
      <w:pPr>
        <w:ind w:left="6439" w:hanging="308"/>
      </w:pPr>
    </w:lvl>
    <w:lvl w:ilvl="7" w:tplc="15FCDCD4">
      <w:numFmt w:val="bullet"/>
      <w:lvlText w:val="•"/>
      <w:lvlJc w:val="left"/>
      <w:pPr>
        <w:ind w:left="7136" w:hanging="308"/>
      </w:pPr>
    </w:lvl>
    <w:lvl w:ilvl="8" w:tplc="5DAAB570">
      <w:numFmt w:val="bullet"/>
      <w:lvlText w:val="•"/>
      <w:lvlJc w:val="left"/>
      <w:pPr>
        <w:ind w:left="7833" w:hanging="308"/>
      </w:pPr>
    </w:lvl>
  </w:abstractNum>
  <w:abstractNum w:abstractNumId="12" w15:restartNumberingAfterBreak="0">
    <w:nsid w:val="513C3CFA"/>
    <w:multiLevelType w:val="hybridMultilevel"/>
    <w:tmpl w:val="D2FC8A2C"/>
    <w:lvl w:ilvl="0" w:tplc="6A8A9B92">
      <w:start w:val="1"/>
      <w:numFmt w:val="bullet"/>
      <w:lvlText w:val="-"/>
      <w:lvlJc w:val="left"/>
      <w:pPr>
        <w:ind w:left="408" w:hanging="360"/>
      </w:pPr>
      <w:rPr>
        <w:rFonts w:ascii="Times New Roman" w:eastAsiaTheme="minorHAnsi" w:hAnsi="Times New Roman" w:cs="Times New Roman" w:hint="default"/>
        <w:color w:val="auto"/>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3" w15:restartNumberingAfterBreak="0">
    <w:nsid w:val="591D7D01"/>
    <w:multiLevelType w:val="hybridMultilevel"/>
    <w:tmpl w:val="DEF034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C3F2189"/>
    <w:multiLevelType w:val="hybridMultilevel"/>
    <w:tmpl w:val="165C4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086553"/>
    <w:multiLevelType w:val="hybridMultilevel"/>
    <w:tmpl w:val="CBA87B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E9C2FAF"/>
    <w:multiLevelType w:val="hybridMultilevel"/>
    <w:tmpl w:val="8ACA081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14"/>
  </w:num>
  <w:num w:numId="3">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9"/>
    <w:lvlOverride w:ilvl="0">
      <w:startOverride w:val="1"/>
    </w:lvlOverride>
    <w:lvlOverride w:ilvl="1"/>
    <w:lvlOverride w:ilvl="2"/>
    <w:lvlOverride w:ilvl="3"/>
    <w:lvlOverride w:ilvl="4"/>
    <w:lvlOverride w:ilvl="5"/>
    <w:lvlOverride w:ilvl="6"/>
    <w:lvlOverride w:ilvl="7"/>
    <w:lvlOverride w:ilvl="8"/>
  </w:num>
  <w:num w:numId="5">
    <w:abstractNumId w:val="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lvlOverride w:ilvl="2"/>
    <w:lvlOverride w:ilvl="3"/>
    <w:lvlOverride w:ilvl="4"/>
    <w:lvlOverride w:ilvl="5"/>
    <w:lvlOverride w:ilvl="6"/>
    <w:lvlOverride w:ilvl="7"/>
    <w:lvlOverride w:ilvl="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8"/>
  </w:num>
  <w:num w:numId="13">
    <w:abstractNumId w:val="10"/>
  </w:num>
  <w:num w:numId="14">
    <w:abstractNumId w:val="5"/>
  </w:num>
  <w:num w:numId="15">
    <w:abstractNumId w:val="15"/>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5A"/>
    <w:rsid w:val="0001476E"/>
    <w:rsid w:val="0007344B"/>
    <w:rsid w:val="000C5D22"/>
    <w:rsid w:val="000C6C58"/>
    <w:rsid w:val="000D33FB"/>
    <w:rsid w:val="001746EA"/>
    <w:rsid w:val="00193168"/>
    <w:rsid w:val="001D42CA"/>
    <w:rsid w:val="002E121F"/>
    <w:rsid w:val="002E3E0B"/>
    <w:rsid w:val="0032191B"/>
    <w:rsid w:val="003663AC"/>
    <w:rsid w:val="003A6897"/>
    <w:rsid w:val="003B10BB"/>
    <w:rsid w:val="003C2DC1"/>
    <w:rsid w:val="003C7B00"/>
    <w:rsid w:val="0046041B"/>
    <w:rsid w:val="004B4813"/>
    <w:rsid w:val="004F0F21"/>
    <w:rsid w:val="004F4C72"/>
    <w:rsid w:val="005275B6"/>
    <w:rsid w:val="0053000F"/>
    <w:rsid w:val="00565207"/>
    <w:rsid w:val="00571CBD"/>
    <w:rsid w:val="005959E7"/>
    <w:rsid w:val="00614A5A"/>
    <w:rsid w:val="006229DD"/>
    <w:rsid w:val="00636A88"/>
    <w:rsid w:val="0066272A"/>
    <w:rsid w:val="00691687"/>
    <w:rsid w:val="006B020A"/>
    <w:rsid w:val="006E5767"/>
    <w:rsid w:val="006E595A"/>
    <w:rsid w:val="006F282A"/>
    <w:rsid w:val="007A492F"/>
    <w:rsid w:val="007C0372"/>
    <w:rsid w:val="00805BD0"/>
    <w:rsid w:val="00814FDD"/>
    <w:rsid w:val="008C64C7"/>
    <w:rsid w:val="008D7CA6"/>
    <w:rsid w:val="008F5A5A"/>
    <w:rsid w:val="00900AB5"/>
    <w:rsid w:val="00905C53"/>
    <w:rsid w:val="009063BE"/>
    <w:rsid w:val="009250CD"/>
    <w:rsid w:val="00944950"/>
    <w:rsid w:val="009D3C47"/>
    <w:rsid w:val="00A02885"/>
    <w:rsid w:val="00A92F0A"/>
    <w:rsid w:val="00A93278"/>
    <w:rsid w:val="00A94970"/>
    <w:rsid w:val="00B64F6E"/>
    <w:rsid w:val="00BB30F6"/>
    <w:rsid w:val="00BC1480"/>
    <w:rsid w:val="00C40D21"/>
    <w:rsid w:val="00C43415"/>
    <w:rsid w:val="00C826B1"/>
    <w:rsid w:val="00CA5F28"/>
    <w:rsid w:val="00CC6CDD"/>
    <w:rsid w:val="00CD34B1"/>
    <w:rsid w:val="00CF1318"/>
    <w:rsid w:val="00D64AA7"/>
    <w:rsid w:val="00D65039"/>
    <w:rsid w:val="00D76A5C"/>
    <w:rsid w:val="00D951A6"/>
    <w:rsid w:val="00DA70BE"/>
    <w:rsid w:val="00DC37CF"/>
    <w:rsid w:val="00E033AF"/>
    <w:rsid w:val="00E20FA7"/>
    <w:rsid w:val="00E36795"/>
    <w:rsid w:val="00E711AD"/>
    <w:rsid w:val="00EA7BD1"/>
    <w:rsid w:val="00EB44DC"/>
    <w:rsid w:val="00F13894"/>
    <w:rsid w:val="00F41D92"/>
    <w:rsid w:val="00F72E98"/>
    <w:rsid w:val="00FC0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1290"/>
  <w15:docId w15:val="{A464B765-BF31-4858-B41D-5C3FD1C9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767"/>
    <w:pPr>
      <w:spacing w:after="160" w:line="259" w:lineRule="auto"/>
    </w:pPr>
    <w:rPr>
      <w:lang w:val="en-US"/>
    </w:rPr>
  </w:style>
  <w:style w:type="paragraph" w:styleId="Heading1">
    <w:name w:val="heading 1"/>
    <w:basedOn w:val="Normal"/>
    <w:link w:val="Heading1Char"/>
    <w:uiPriority w:val="1"/>
    <w:qFormat/>
    <w:rsid w:val="00C40D21"/>
    <w:pPr>
      <w:widowControl w:val="0"/>
      <w:spacing w:after="0" w:line="240" w:lineRule="auto"/>
      <w:ind w:left="10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E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5767"/>
    <w:pPr>
      <w:ind w:left="720"/>
      <w:contextualSpacing/>
    </w:pPr>
  </w:style>
  <w:style w:type="paragraph" w:styleId="NormalWeb">
    <w:name w:val="Normal (Web)"/>
    <w:basedOn w:val="Normal"/>
    <w:uiPriority w:val="99"/>
    <w:unhideWhenUsed/>
    <w:rsid w:val="006E57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E5767"/>
    <w:rPr>
      <w:b/>
      <w:bCs/>
    </w:rPr>
  </w:style>
  <w:style w:type="character" w:customStyle="1" w:styleId="Heading1Char">
    <w:name w:val="Heading 1 Char"/>
    <w:basedOn w:val="DefaultParagraphFont"/>
    <w:link w:val="Heading1"/>
    <w:uiPriority w:val="1"/>
    <w:rsid w:val="00C40D21"/>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C40D21"/>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40D2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40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D21"/>
    <w:rPr>
      <w:rFonts w:ascii="Tahoma" w:hAnsi="Tahoma" w:cs="Tahoma"/>
      <w:sz w:val="16"/>
      <w:szCs w:val="16"/>
      <w:lang w:val="en-US"/>
    </w:rPr>
  </w:style>
  <w:style w:type="character" w:styleId="Hyperlink">
    <w:name w:val="Hyperlink"/>
    <w:basedOn w:val="DefaultParagraphFont"/>
    <w:uiPriority w:val="99"/>
    <w:semiHidden/>
    <w:unhideWhenUsed/>
    <w:rsid w:val="00C40D21"/>
    <w:rPr>
      <w:color w:val="0000FF"/>
      <w:u w:val="single"/>
    </w:rPr>
  </w:style>
  <w:style w:type="paragraph" w:customStyle="1" w:styleId="Default">
    <w:name w:val="Default"/>
    <w:uiPriority w:val="99"/>
    <w:semiHidden/>
    <w:rsid w:val="00C40D21"/>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C40D21"/>
    <w:rPr>
      <w:i/>
      <w:iCs/>
    </w:rPr>
  </w:style>
  <w:style w:type="paragraph" w:styleId="Header">
    <w:name w:val="header"/>
    <w:basedOn w:val="Normal"/>
    <w:link w:val="HeaderChar"/>
    <w:uiPriority w:val="99"/>
    <w:unhideWhenUsed/>
    <w:rsid w:val="00073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44B"/>
    <w:rPr>
      <w:lang w:val="en-US"/>
    </w:rPr>
  </w:style>
  <w:style w:type="paragraph" w:styleId="Footer">
    <w:name w:val="footer"/>
    <w:basedOn w:val="Normal"/>
    <w:link w:val="FooterChar"/>
    <w:uiPriority w:val="99"/>
    <w:unhideWhenUsed/>
    <w:rsid w:val="00073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44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4972">
      <w:bodyDiv w:val="1"/>
      <w:marLeft w:val="0"/>
      <w:marRight w:val="0"/>
      <w:marTop w:val="0"/>
      <w:marBottom w:val="0"/>
      <w:divBdr>
        <w:top w:val="none" w:sz="0" w:space="0" w:color="auto"/>
        <w:left w:val="none" w:sz="0" w:space="0" w:color="auto"/>
        <w:bottom w:val="none" w:sz="0" w:space="0" w:color="auto"/>
        <w:right w:val="none" w:sz="0" w:space="0" w:color="auto"/>
      </w:divBdr>
    </w:div>
    <w:div w:id="422922675">
      <w:bodyDiv w:val="1"/>
      <w:marLeft w:val="0"/>
      <w:marRight w:val="0"/>
      <w:marTop w:val="0"/>
      <w:marBottom w:val="0"/>
      <w:divBdr>
        <w:top w:val="none" w:sz="0" w:space="0" w:color="auto"/>
        <w:left w:val="none" w:sz="0" w:space="0" w:color="auto"/>
        <w:bottom w:val="none" w:sz="0" w:space="0" w:color="auto"/>
        <w:right w:val="none" w:sz="0" w:space="0" w:color="auto"/>
      </w:divBdr>
    </w:div>
    <w:div w:id="670181722">
      <w:bodyDiv w:val="1"/>
      <w:marLeft w:val="0"/>
      <w:marRight w:val="0"/>
      <w:marTop w:val="0"/>
      <w:marBottom w:val="0"/>
      <w:divBdr>
        <w:top w:val="none" w:sz="0" w:space="0" w:color="auto"/>
        <w:left w:val="none" w:sz="0" w:space="0" w:color="auto"/>
        <w:bottom w:val="none" w:sz="0" w:space="0" w:color="auto"/>
        <w:right w:val="none" w:sz="0" w:space="0" w:color="auto"/>
      </w:divBdr>
    </w:div>
    <w:div w:id="1704862052">
      <w:bodyDiv w:val="1"/>
      <w:marLeft w:val="0"/>
      <w:marRight w:val="0"/>
      <w:marTop w:val="0"/>
      <w:marBottom w:val="0"/>
      <w:divBdr>
        <w:top w:val="none" w:sz="0" w:space="0" w:color="auto"/>
        <w:left w:val="none" w:sz="0" w:space="0" w:color="auto"/>
        <w:bottom w:val="none" w:sz="0" w:space="0" w:color="auto"/>
        <w:right w:val="none" w:sz="0" w:space="0" w:color="auto"/>
      </w:divBdr>
    </w:div>
    <w:div w:id="175967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17.pn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hyperlink" Target="https://cdncontribute.geeksforgeeks.org/wp-content/uploads/detect14.jpg" TargetMode="External" /><Relationship Id="rId34" Type="http://schemas.openxmlformats.org/officeDocument/2006/relationships/image" Target="media/image2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yperlink" Target="http://www.cs.arizona.edu/classes/cs445/spring07/ShortestPath2.prn.pdf" TargetMode="External" /><Relationship Id="rId33" Type="http://schemas.openxmlformats.org/officeDocument/2006/relationships/image" Target="media/image24.png"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6.jpeg" /><Relationship Id="rId32" Type="http://schemas.openxmlformats.org/officeDocument/2006/relationships/image" Target="media/image23.png" /><Relationship Id="rId37"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yperlink" Target="https://cdncontribute.geeksforgeeks.org/wp-content/uploads/detect15.jpg" TargetMode="External"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2.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5.jpe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5614</Words>
  <Characters>32004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yashaswini</dc:creator>
  <cp:lastModifiedBy>Balaji M Shetty</cp:lastModifiedBy>
  <cp:revision>2</cp:revision>
  <dcterms:created xsi:type="dcterms:W3CDTF">2021-11-15T15:16:00Z</dcterms:created>
  <dcterms:modified xsi:type="dcterms:W3CDTF">2021-11-15T15:16:00Z</dcterms:modified>
</cp:coreProperties>
</file>